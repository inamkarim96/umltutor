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84C3A" w14:textId="77777777" w:rsidR="005B1A0B" w:rsidRPr="00E13EC6" w:rsidRDefault="005B1A0B" w:rsidP="005B1A0B">
      <w:pPr>
        <w:jc w:val="center"/>
        <w:rPr>
          <w:rFonts w:ascii="Times New Roman" w:hAnsi="Times New Roman" w:cs="Times New Roman"/>
          <w:b/>
          <w:bCs/>
          <w:sz w:val="48"/>
          <w:szCs w:val="48"/>
          <w:u w:val="single"/>
        </w:rPr>
      </w:pPr>
      <w:r w:rsidRPr="009E4DE8">
        <w:rPr>
          <w:rFonts w:ascii="Times New Roman" w:hAnsi="Times New Roman" w:cs="Times New Roman"/>
          <w:noProof/>
          <w:color w:val="000000" w:themeColor="text1"/>
          <w:sz w:val="24"/>
          <w:szCs w:val="24"/>
          <w:u w:val="single"/>
        </w:rPr>
        <w:drawing>
          <wp:anchor distT="0" distB="0" distL="114300" distR="114300" simplePos="0" relativeHeight="251664384" behindDoc="1" locked="0" layoutInCell="1" allowOverlap="1" wp14:anchorId="06210C53" wp14:editId="3CE28A45">
            <wp:simplePos x="0" y="0"/>
            <wp:positionH relativeFrom="column">
              <wp:posOffset>1828800</wp:posOffset>
            </wp:positionH>
            <wp:positionV relativeFrom="paragraph">
              <wp:posOffset>914400</wp:posOffset>
            </wp:positionV>
            <wp:extent cx="2491740" cy="2343150"/>
            <wp:effectExtent l="0" t="0" r="3810" b="0"/>
            <wp:wrapTopAndBottom/>
            <wp:docPr id="146436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1740" cy="2343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13EC6">
        <w:rPr>
          <w:rFonts w:ascii="Times New Roman" w:hAnsi="Times New Roman" w:cs="Times New Roman"/>
          <w:b/>
          <w:bCs/>
          <w:sz w:val="48"/>
          <w:szCs w:val="48"/>
        </w:rPr>
        <w:t xml:space="preserve"> </w:t>
      </w:r>
      <w:r w:rsidRPr="00E13EC6">
        <w:rPr>
          <w:rFonts w:ascii="Times New Roman" w:hAnsi="Times New Roman" w:cs="Times New Roman"/>
          <w:b/>
          <w:bCs/>
          <w:sz w:val="48"/>
          <w:szCs w:val="48"/>
          <w:u w:val="single"/>
        </w:rPr>
        <w:t>Analysis Modeling Tool and Assignment Checking Aid</w:t>
      </w:r>
    </w:p>
    <w:p w14:paraId="7CF11F7D" w14:textId="77777777" w:rsidR="005B1A0B" w:rsidRPr="0074450A" w:rsidRDefault="005B1A0B" w:rsidP="005B1A0B">
      <w:pPr>
        <w:rPr>
          <w:rFonts w:ascii="Times New Roman" w:hAnsi="Times New Roman" w:cs="Times New Roman"/>
          <w:b/>
          <w:bCs/>
          <w:sz w:val="48"/>
          <w:szCs w:val="48"/>
        </w:rPr>
      </w:pPr>
    </w:p>
    <w:p w14:paraId="4951F71F" w14:textId="77777777" w:rsidR="005B1A0B" w:rsidRPr="00593CB8" w:rsidRDefault="005B1A0B" w:rsidP="005B1A0B">
      <w:pPr>
        <w:spacing w:line="360" w:lineRule="auto"/>
        <w:ind w:firstLine="720"/>
        <w:jc w:val="center"/>
        <w:rPr>
          <w:rFonts w:ascii="Times New Roman" w:hAnsi="Times New Roman" w:cs="Times New Roman"/>
          <w:color w:val="000000" w:themeColor="text1"/>
          <w:sz w:val="28"/>
          <w:szCs w:val="28"/>
          <w:lang/>
        </w:rPr>
      </w:pPr>
      <w:r w:rsidRPr="00593CB8">
        <w:rPr>
          <w:rFonts w:ascii="Times New Roman" w:hAnsi="Times New Roman" w:cs="Times New Roman"/>
          <w:color w:val="000000" w:themeColor="text1"/>
          <w:sz w:val="28"/>
          <w:szCs w:val="28"/>
          <w:lang/>
        </w:rPr>
        <w:t xml:space="preserve">A Final Year Project </w:t>
      </w:r>
    </w:p>
    <w:p w14:paraId="68822BB6" w14:textId="77777777" w:rsidR="005B1A0B" w:rsidRPr="00593CB8" w:rsidRDefault="005B1A0B" w:rsidP="005B1A0B">
      <w:pPr>
        <w:spacing w:line="360" w:lineRule="auto"/>
        <w:jc w:val="center"/>
        <w:rPr>
          <w:rFonts w:ascii="Times New Roman" w:hAnsi="Times New Roman" w:cs="Times New Roman"/>
          <w:color w:val="000000" w:themeColor="text1"/>
          <w:sz w:val="28"/>
          <w:szCs w:val="28"/>
          <w:lang/>
        </w:rPr>
      </w:pPr>
      <w:r w:rsidRPr="00593CB8">
        <w:rPr>
          <w:rFonts w:ascii="Times New Roman" w:hAnsi="Times New Roman" w:cs="Times New Roman"/>
          <w:b/>
          <w:bCs/>
          <w:color w:val="000000" w:themeColor="text1"/>
          <w:sz w:val="28"/>
          <w:szCs w:val="28"/>
          <w:lang/>
        </w:rPr>
        <w:t>Bachelor of Science in Computer Science</w:t>
      </w:r>
    </w:p>
    <w:p w14:paraId="64D3E1F2" w14:textId="77777777" w:rsidR="005B1A0B" w:rsidRPr="00593CB8" w:rsidRDefault="005B1A0B" w:rsidP="005B1A0B">
      <w:pPr>
        <w:spacing w:line="360" w:lineRule="auto"/>
        <w:jc w:val="center"/>
        <w:rPr>
          <w:rFonts w:ascii="Times New Roman" w:hAnsi="Times New Roman" w:cs="Times New Roman"/>
          <w:b/>
          <w:bCs/>
          <w:color w:val="000000" w:themeColor="text1"/>
          <w:sz w:val="28"/>
          <w:szCs w:val="28"/>
          <w:lang/>
        </w:rPr>
      </w:pPr>
    </w:p>
    <w:p w14:paraId="2F8FF248" w14:textId="77777777" w:rsidR="005B1A0B" w:rsidRPr="00593CB8" w:rsidRDefault="005B1A0B" w:rsidP="005B1A0B">
      <w:pPr>
        <w:spacing w:line="360" w:lineRule="auto"/>
        <w:jc w:val="center"/>
        <w:rPr>
          <w:rFonts w:ascii="Times New Roman" w:hAnsi="Times New Roman" w:cs="Times New Roman"/>
          <w:color w:val="000000" w:themeColor="text1"/>
          <w:sz w:val="28"/>
          <w:szCs w:val="28"/>
          <w:lang/>
        </w:rPr>
      </w:pPr>
      <w:r w:rsidRPr="00593CB8">
        <w:rPr>
          <w:rFonts w:ascii="Times New Roman" w:hAnsi="Times New Roman" w:cs="Times New Roman"/>
          <w:color w:val="000000" w:themeColor="text1"/>
          <w:sz w:val="28"/>
          <w:szCs w:val="28"/>
          <w:lang/>
        </w:rPr>
        <w:t>Submitted By</w:t>
      </w:r>
    </w:p>
    <w:p w14:paraId="404E872D" w14:textId="77777777" w:rsidR="005B1A0B" w:rsidRPr="00593CB8" w:rsidRDefault="005B1A0B" w:rsidP="005B1A0B">
      <w:pPr>
        <w:spacing w:line="360" w:lineRule="auto"/>
        <w:jc w:val="center"/>
        <w:rPr>
          <w:rFonts w:ascii="Times New Roman" w:hAnsi="Times New Roman" w:cs="Times New Roman"/>
          <w:color w:val="000000" w:themeColor="text1"/>
          <w:sz w:val="32"/>
          <w:szCs w:val="32"/>
          <w:lang/>
        </w:rPr>
      </w:pPr>
      <w:r>
        <w:rPr>
          <w:rFonts w:ascii="Times New Roman" w:hAnsi="Times New Roman" w:cs="Times New Roman"/>
          <w:b/>
          <w:bCs/>
          <w:color w:val="000000" w:themeColor="text1"/>
          <w:sz w:val="32"/>
          <w:szCs w:val="32"/>
          <w:lang/>
        </w:rPr>
        <w:t>Inam karim</w:t>
      </w:r>
    </w:p>
    <w:p w14:paraId="1FA4AD14" w14:textId="77777777" w:rsidR="005B1A0B" w:rsidRDefault="005B1A0B" w:rsidP="005B1A0B">
      <w:pPr>
        <w:spacing w:line="360" w:lineRule="auto"/>
        <w:jc w:val="center"/>
        <w:rPr>
          <w:rFonts w:ascii="Times New Roman" w:hAnsi="Times New Roman" w:cs="Times New Roman"/>
          <w:color w:val="000000" w:themeColor="text1"/>
          <w:sz w:val="28"/>
          <w:szCs w:val="28"/>
          <w:lang/>
        </w:rPr>
      </w:pPr>
      <w:r w:rsidRPr="00593CB8">
        <w:rPr>
          <w:rFonts w:ascii="Times New Roman" w:hAnsi="Times New Roman" w:cs="Times New Roman"/>
          <w:color w:val="000000" w:themeColor="text1"/>
          <w:sz w:val="28"/>
          <w:szCs w:val="28"/>
          <w:lang/>
        </w:rPr>
        <w:t xml:space="preserve">Registration No: </w:t>
      </w:r>
      <w:r>
        <w:rPr>
          <w:rFonts w:ascii="Times New Roman" w:hAnsi="Times New Roman" w:cs="Times New Roman"/>
          <w:b/>
          <w:bCs/>
          <w:color w:val="000000" w:themeColor="text1"/>
          <w:sz w:val="28"/>
          <w:szCs w:val="28"/>
          <w:lang/>
        </w:rPr>
        <w:t>04072212031</w:t>
      </w:r>
    </w:p>
    <w:p w14:paraId="0B90A90B" w14:textId="77777777" w:rsidR="005B1A0B" w:rsidRPr="00593CB8" w:rsidRDefault="005B1A0B" w:rsidP="005B1A0B">
      <w:pPr>
        <w:spacing w:line="360" w:lineRule="auto"/>
        <w:jc w:val="center"/>
        <w:rPr>
          <w:rFonts w:ascii="Times New Roman" w:hAnsi="Times New Roman" w:cs="Times New Roman"/>
          <w:color w:val="000000" w:themeColor="text1"/>
          <w:sz w:val="28"/>
          <w:szCs w:val="28"/>
          <w:lang/>
        </w:rPr>
      </w:pPr>
      <w:r w:rsidRPr="00593CB8">
        <w:rPr>
          <w:rFonts w:ascii="Times New Roman" w:hAnsi="Times New Roman" w:cs="Times New Roman"/>
          <w:color w:val="000000" w:themeColor="text1"/>
          <w:sz w:val="28"/>
          <w:szCs w:val="28"/>
          <w:lang/>
        </w:rPr>
        <w:t>Supervised By</w:t>
      </w:r>
    </w:p>
    <w:p w14:paraId="47B1B721" w14:textId="77777777" w:rsidR="005B1A0B" w:rsidRPr="0085204B" w:rsidRDefault="005B1A0B" w:rsidP="005B1A0B">
      <w:pPr>
        <w:jc w:val="center"/>
        <w:rPr>
          <w:rFonts w:ascii="Times New Roman" w:hAnsi="Times New Roman" w:cs="Times New Roman"/>
          <w:b/>
          <w:bCs/>
          <w:sz w:val="28"/>
          <w:szCs w:val="28"/>
        </w:rPr>
      </w:pPr>
      <w:r w:rsidRPr="0085204B">
        <w:rPr>
          <w:rFonts w:ascii="Times New Roman" w:hAnsi="Times New Roman" w:cs="Times New Roman"/>
          <w:b/>
          <w:bCs/>
          <w:sz w:val="28"/>
          <w:szCs w:val="28"/>
        </w:rPr>
        <w:t>DR. ONAIZA MAQBOOL</w:t>
      </w:r>
    </w:p>
    <w:p w14:paraId="07CB464E" w14:textId="77777777" w:rsidR="005B1A0B" w:rsidRPr="00ED6092" w:rsidRDefault="005B1A0B" w:rsidP="005B1A0B">
      <w:pPr>
        <w:spacing w:line="360" w:lineRule="auto"/>
        <w:jc w:val="center"/>
        <w:rPr>
          <w:rFonts w:ascii="Times New Roman" w:hAnsi="Times New Roman" w:cs="Times New Roman"/>
          <w:color w:val="000000" w:themeColor="text1"/>
          <w:sz w:val="24"/>
          <w:szCs w:val="24"/>
          <w:lang/>
        </w:rPr>
      </w:pPr>
      <w:r w:rsidRPr="00ED6092">
        <w:rPr>
          <w:rFonts w:ascii="Times New Roman" w:hAnsi="Times New Roman" w:cs="Times New Roman"/>
          <w:color w:val="000000" w:themeColor="text1"/>
          <w:sz w:val="24"/>
          <w:szCs w:val="24"/>
          <w:lang/>
        </w:rPr>
        <w:t>Department of Computer Science</w:t>
      </w:r>
    </w:p>
    <w:p w14:paraId="1C54E598" w14:textId="77777777" w:rsidR="005B1A0B" w:rsidRPr="00ED6092" w:rsidRDefault="005B1A0B" w:rsidP="005B1A0B">
      <w:pPr>
        <w:spacing w:line="360" w:lineRule="auto"/>
        <w:jc w:val="center"/>
        <w:rPr>
          <w:rFonts w:ascii="Times New Roman" w:hAnsi="Times New Roman" w:cs="Times New Roman"/>
          <w:color w:val="000000" w:themeColor="text1"/>
          <w:sz w:val="24"/>
          <w:szCs w:val="24"/>
          <w:lang/>
        </w:rPr>
      </w:pPr>
      <w:r w:rsidRPr="00ED6092">
        <w:rPr>
          <w:rFonts w:ascii="Times New Roman" w:hAnsi="Times New Roman" w:cs="Times New Roman"/>
          <w:i/>
          <w:iCs/>
          <w:color w:val="000000" w:themeColor="text1"/>
          <w:sz w:val="24"/>
          <w:szCs w:val="24"/>
          <w:lang/>
        </w:rPr>
        <w:t>Quaid-e-Azam University Islamabad</w:t>
      </w:r>
    </w:p>
    <w:p w14:paraId="7FF8C817" w14:textId="77777777" w:rsidR="005B1A0B" w:rsidRPr="00ED6092" w:rsidRDefault="005B1A0B" w:rsidP="005B1A0B">
      <w:pPr>
        <w:spacing w:line="360" w:lineRule="auto"/>
        <w:jc w:val="center"/>
        <w:rPr>
          <w:rFonts w:ascii="Times New Roman" w:hAnsi="Times New Roman" w:cs="Times New Roman"/>
          <w:color w:val="000000" w:themeColor="text1"/>
          <w:sz w:val="24"/>
          <w:szCs w:val="24"/>
          <w:lang/>
        </w:rPr>
      </w:pPr>
      <w:r w:rsidRPr="00ED6092">
        <w:rPr>
          <w:rFonts w:ascii="Times New Roman" w:hAnsi="Times New Roman" w:cs="Times New Roman"/>
          <w:color w:val="000000" w:themeColor="text1"/>
          <w:sz w:val="24"/>
          <w:szCs w:val="24"/>
          <w:lang/>
        </w:rPr>
        <w:t>Spring 202</w:t>
      </w:r>
      <w:r>
        <w:rPr>
          <w:rFonts w:ascii="Times New Roman" w:hAnsi="Times New Roman" w:cs="Times New Roman"/>
          <w:color w:val="000000" w:themeColor="text1"/>
          <w:sz w:val="24"/>
          <w:szCs w:val="24"/>
          <w:lang/>
        </w:rPr>
        <w:t>2</w:t>
      </w:r>
      <w:r w:rsidRPr="00ED6092">
        <w:rPr>
          <w:rFonts w:ascii="Times New Roman" w:hAnsi="Times New Roman" w:cs="Times New Roman"/>
          <w:color w:val="000000" w:themeColor="text1"/>
          <w:sz w:val="24"/>
          <w:szCs w:val="24"/>
          <w:lang/>
        </w:rPr>
        <w:t>-202</w:t>
      </w:r>
      <w:r>
        <w:rPr>
          <w:rFonts w:ascii="Times New Roman" w:hAnsi="Times New Roman" w:cs="Times New Roman"/>
          <w:color w:val="000000" w:themeColor="text1"/>
          <w:sz w:val="24"/>
          <w:szCs w:val="24"/>
          <w:lang/>
        </w:rPr>
        <w:t>6</w:t>
      </w:r>
    </w:p>
    <w:p w14:paraId="6E58456B" w14:textId="77777777" w:rsidR="005B1A0B" w:rsidRPr="0074450A" w:rsidRDefault="005B1A0B" w:rsidP="005B1A0B">
      <w:pPr>
        <w:rPr>
          <w:rFonts w:ascii="Times New Roman" w:hAnsi="Times New Roman" w:cs="Times New Roman"/>
        </w:rPr>
        <w:sectPr w:rsidR="005B1A0B" w:rsidRPr="0074450A" w:rsidSect="005B1A0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B6C1820" w14:textId="77777777" w:rsidR="005B1A0B" w:rsidRPr="0074450A" w:rsidRDefault="005B1A0B" w:rsidP="005B1A0B">
      <w:pPr>
        <w:rPr>
          <w:rFonts w:ascii="Times New Roman" w:hAnsi="Times New Roman" w:cs="Times New Roman"/>
          <w:b/>
          <w:bCs/>
          <w:sz w:val="28"/>
          <w:szCs w:val="28"/>
        </w:rPr>
      </w:pPr>
      <w:r w:rsidRPr="0074450A">
        <w:rPr>
          <w:rFonts w:ascii="Times New Roman" w:hAnsi="Times New Roman" w:cs="Times New Roman"/>
          <w:b/>
          <w:bCs/>
          <w:sz w:val="28"/>
          <w:szCs w:val="28"/>
        </w:rPr>
        <w:lastRenderedPageBreak/>
        <w:t>CERTIFICATE OF APPROVAL</w:t>
      </w:r>
    </w:p>
    <w:p w14:paraId="0CE66004" w14:textId="77777777" w:rsidR="005B1A0B" w:rsidRPr="0074450A" w:rsidRDefault="005B1A0B" w:rsidP="005B1A0B">
      <w:pPr>
        <w:jc w:val="both"/>
        <w:rPr>
          <w:rFonts w:ascii="Times New Roman" w:hAnsi="Times New Roman" w:cs="Times New Roman"/>
          <w:sz w:val="28"/>
          <w:szCs w:val="28"/>
        </w:rPr>
      </w:pPr>
      <w:r w:rsidRPr="0074450A">
        <w:rPr>
          <w:rFonts w:ascii="Times New Roman" w:hAnsi="Times New Roman" w:cs="Times New Roman"/>
          <w:sz w:val="28"/>
          <w:szCs w:val="28"/>
        </w:rPr>
        <w:br/>
        <w:t>It is hereby certified that the project entitled “Analysis Modeling Tool and Assignment checking Aid” authored by Inam Karim, has been approved by the Department of Computer Science, Quaid-e-Azam University, Islamabad. This work is accepted in partial fulfillment of the requirements for the degree of bachelor’s in computer science.</w:t>
      </w:r>
    </w:p>
    <w:p w14:paraId="7CFE2B80" w14:textId="77777777" w:rsidR="005B1A0B" w:rsidRPr="0074450A" w:rsidRDefault="005B1A0B" w:rsidP="005B1A0B">
      <w:pPr>
        <w:jc w:val="both"/>
        <w:rPr>
          <w:rFonts w:ascii="Times New Roman" w:hAnsi="Times New Roman" w:cs="Times New Roman"/>
          <w:sz w:val="28"/>
          <w:szCs w:val="28"/>
        </w:rPr>
      </w:pPr>
      <w:r w:rsidRPr="0074450A">
        <w:rPr>
          <w:rFonts w:ascii="Times New Roman" w:hAnsi="Times New Roman" w:cs="Times New Roman"/>
          <w:sz w:val="28"/>
          <w:szCs w:val="28"/>
        </w:rPr>
        <w:t xml:space="preserve">The project was conducted under the guidance of Dr. Onaiza Maqbool. The undersigned have reviewed the work and recommend its acceptance. </w:t>
      </w:r>
    </w:p>
    <w:p w14:paraId="3DD7DA97" w14:textId="77777777" w:rsidR="005B1A0B" w:rsidRPr="0074450A" w:rsidRDefault="005B1A0B" w:rsidP="005B1A0B">
      <w:pPr>
        <w:rPr>
          <w:rFonts w:ascii="Times New Roman" w:hAnsi="Times New Roman" w:cs="Times New Roman"/>
          <w:sz w:val="28"/>
          <w:szCs w:val="28"/>
        </w:rPr>
      </w:pPr>
    </w:p>
    <w:p w14:paraId="1CE9ADE5" w14:textId="77777777" w:rsidR="005B1A0B" w:rsidRPr="0074450A" w:rsidRDefault="005B1A0B" w:rsidP="005B1A0B">
      <w:pPr>
        <w:rPr>
          <w:rFonts w:ascii="Times New Roman" w:hAnsi="Times New Roman" w:cs="Times New Roman"/>
          <w:sz w:val="28"/>
          <w:szCs w:val="28"/>
        </w:rPr>
      </w:pPr>
    </w:p>
    <w:p w14:paraId="4BC0F844" w14:textId="77777777" w:rsidR="005B1A0B" w:rsidRPr="0074450A" w:rsidRDefault="005B1A0B" w:rsidP="005B1A0B">
      <w:pPr>
        <w:rPr>
          <w:rFonts w:ascii="Times New Roman" w:hAnsi="Times New Roman" w:cs="Times New Roman"/>
          <w:sz w:val="28"/>
          <w:szCs w:val="28"/>
        </w:rPr>
      </w:pPr>
    </w:p>
    <w:p w14:paraId="45012CE2" w14:textId="77777777" w:rsidR="005B1A0B" w:rsidRPr="0074450A" w:rsidRDefault="005B1A0B" w:rsidP="005B1A0B">
      <w:pPr>
        <w:rPr>
          <w:rFonts w:ascii="Times New Roman" w:hAnsi="Times New Roman" w:cs="Times New Roman"/>
          <w:sz w:val="28"/>
          <w:szCs w:val="28"/>
        </w:rPr>
      </w:pPr>
    </w:p>
    <w:p w14:paraId="5923AE52" w14:textId="77777777" w:rsidR="005B1A0B" w:rsidRPr="0074450A" w:rsidRDefault="005B1A0B" w:rsidP="005B1A0B">
      <w:pPr>
        <w:rPr>
          <w:rFonts w:ascii="Times New Roman" w:hAnsi="Times New Roman" w:cs="Times New Roman"/>
          <w:sz w:val="28"/>
          <w:szCs w:val="28"/>
        </w:rPr>
      </w:pPr>
    </w:p>
    <w:p w14:paraId="48E35FEC" w14:textId="77777777" w:rsidR="005B1A0B" w:rsidRPr="0074450A" w:rsidRDefault="005B1A0B" w:rsidP="005B1A0B">
      <w:pPr>
        <w:rPr>
          <w:rFonts w:ascii="Times New Roman" w:hAnsi="Times New Roman" w:cs="Times New Roman"/>
          <w:sz w:val="28"/>
          <w:szCs w:val="28"/>
        </w:rPr>
      </w:pPr>
    </w:p>
    <w:p w14:paraId="55E3BC4C" w14:textId="77777777" w:rsidR="005B1A0B" w:rsidRPr="0074450A" w:rsidRDefault="005B1A0B" w:rsidP="005B1A0B">
      <w:pPr>
        <w:rPr>
          <w:rFonts w:ascii="Times New Roman" w:hAnsi="Times New Roman" w:cs="Times New Roman"/>
          <w:sz w:val="28"/>
          <w:szCs w:val="28"/>
        </w:rPr>
      </w:pPr>
    </w:p>
    <w:p w14:paraId="1CBB881A" w14:textId="77777777" w:rsidR="005B1A0B" w:rsidRPr="0074450A" w:rsidRDefault="005B1A0B" w:rsidP="005B1A0B">
      <w:pPr>
        <w:rPr>
          <w:rFonts w:ascii="Times New Roman" w:hAnsi="Times New Roman" w:cs="Times New Roman"/>
          <w:sz w:val="28"/>
          <w:szCs w:val="28"/>
        </w:rPr>
      </w:pPr>
    </w:p>
    <w:p w14:paraId="616114C6" w14:textId="77777777" w:rsidR="005B1A0B" w:rsidRPr="0074450A" w:rsidRDefault="005B1A0B" w:rsidP="005B1A0B">
      <w:pPr>
        <w:rPr>
          <w:rFonts w:ascii="Times New Roman" w:hAnsi="Times New Roman" w:cs="Times New Roman"/>
          <w:sz w:val="28"/>
          <w:szCs w:val="28"/>
        </w:rPr>
      </w:pPr>
    </w:p>
    <w:p w14:paraId="6466ED22" w14:textId="77777777" w:rsidR="005B1A0B" w:rsidRPr="0074450A" w:rsidRDefault="005B1A0B" w:rsidP="005B1A0B">
      <w:pPr>
        <w:rPr>
          <w:rFonts w:ascii="Times New Roman" w:hAnsi="Times New Roman" w:cs="Times New Roman"/>
          <w:sz w:val="28"/>
          <w:szCs w:val="28"/>
        </w:rPr>
      </w:pPr>
    </w:p>
    <w:p w14:paraId="5BA41F32" w14:textId="77777777" w:rsidR="005B1A0B" w:rsidRPr="0074450A" w:rsidRDefault="005B1A0B" w:rsidP="005B1A0B">
      <w:pPr>
        <w:rPr>
          <w:rFonts w:ascii="Times New Roman" w:hAnsi="Times New Roman" w:cs="Times New Roman"/>
          <w:sz w:val="28"/>
          <w:szCs w:val="28"/>
        </w:rPr>
      </w:pPr>
    </w:p>
    <w:p w14:paraId="424DA5F1" w14:textId="77777777" w:rsidR="005B1A0B" w:rsidRPr="0074450A" w:rsidRDefault="005B1A0B" w:rsidP="005B1A0B">
      <w:pPr>
        <w:rPr>
          <w:rFonts w:ascii="Times New Roman" w:hAnsi="Times New Roman" w:cs="Times New Roman"/>
          <w:sz w:val="28"/>
          <w:szCs w:val="28"/>
        </w:rPr>
      </w:pPr>
    </w:p>
    <w:p w14:paraId="37E3F428" w14:textId="77777777" w:rsidR="005B1A0B" w:rsidRPr="0074450A" w:rsidRDefault="005B1A0B" w:rsidP="005B1A0B">
      <w:pPr>
        <w:rPr>
          <w:rFonts w:ascii="Times New Roman" w:hAnsi="Times New Roman" w:cs="Times New Roman"/>
          <w:sz w:val="28"/>
          <w:szCs w:val="28"/>
        </w:rPr>
      </w:pPr>
      <w:r w:rsidRPr="0074450A">
        <w:rPr>
          <w:rFonts w:ascii="Times New Roman" w:hAnsi="Times New Roman" w:cs="Times New Roman"/>
          <w:sz w:val="28"/>
          <w:szCs w:val="28"/>
        </w:rPr>
        <w:t xml:space="preserve">Supervisor: ____________________________ </w:t>
      </w:r>
    </w:p>
    <w:p w14:paraId="3F1A61B2" w14:textId="77777777" w:rsidR="005B1A0B" w:rsidRPr="0074450A" w:rsidRDefault="005B1A0B" w:rsidP="005B1A0B">
      <w:pPr>
        <w:rPr>
          <w:rFonts w:ascii="Times New Roman" w:hAnsi="Times New Roman" w:cs="Times New Roman"/>
          <w:sz w:val="28"/>
          <w:szCs w:val="28"/>
        </w:rPr>
      </w:pPr>
      <w:r w:rsidRPr="0074450A">
        <w:rPr>
          <w:rFonts w:ascii="Times New Roman" w:hAnsi="Times New Roman" w:cs="Times New Roman"/>
          <w:sz w:val="28"/>
          <w:szCs w:val="28"/>
        </w:rPr>
        <w:t xml:space="preserve">Dr. Onaiza Maqbool </w:t>
      </w:r>
    </w:p>
    <w:p w14:paraId="7222C839" w14:textId="77777777" w:rsidR="005B1A0B" w:rsidRPr="0074450A" w:rsidRDefault="005B1A0B" w:rsidP="005B1A0B">
      <w:pPr>
        <w:rPr>
          <w:rFonts w:ascii="Times New Roman" w:hAnsi="Times New Roman" w:cs="Times New Roman"/>
          <w:sz w:val="28"/>
          <w:szCs w:val="28"/>
        </w:rPr>
      </w:pPr>
      <w:r w:rsidRPr="0074450A">
        <w:rPr>
          <w:rFonts w:ascii="Times New Roman" w:hAnsi="Times New Roman" w:cs="Times New Roman"/>
          <w:sz w:val="28"/>
          <w:szCs w:val="28"/>
        </w:rPr>
        <w:t xml:space="preserve">Department of Computer Science </w:t>
      </w:r>
    </w:p>
    <w:p w14:paraId="3B681563" w14:textId="77777777" w:rsidR="005B1A0B" w:rsidRPr="0074450A" w:rsidRDefault="005B1A0B" w:rsidP="005B1A0B">
      <w:pPr>
        <w:rPr>
          <w:rFonts w:ascii="Times New Roman" w:hAnsi="Times New Roman" w:cs="Times New Roman"/>
          <w:sz w:val="28"/>
          <w:szCs w:val="28"/>
        </w:rPr>
        <w:sectPr w:rsidR="005B1A0B" w:rsidRPr="0074450A" w:rsidSect="005B1A0B">
          <w:headerReference w:type="default" r:id="rId9"/>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74450A">
        <w:rPr>
          <w:rFonts w:ascii="Times New Roman" w:hAnsi="Times New Roman" w:cs="Times New Roman"/>
          <w:sz w:val="28"/>
          <w:szCs w:val="28"/>
        </w:rPr>
        <w:t>Quaid-</w:t>
      </w:r>
      <w:proofErr w:type="spellStart"/>
      <w:r w:rsidRPr="0074450A">
        <w:rPr>
          <w:rFonts w:ascii="Times New Roman" w:hAnsi="Times New Roman" w:cs="Times New Roman"/>
          <w:sz w:val="28"/>
          <w:szCs w:val="28"/>
        </w:rPr>
        <w:t>i</w:t>
      </w:r>
      <w:proofErr w:type="spellEnd"/>
      <w:r w:rsidRPr="0074450A">
        <w:rPr>
          <w:rFonts w:ascii="Times New Roman" w:hAnsi="Times New Roman" w:cs="Times New Roman"/>
          <w:sz w:val="28"/>
          <w:szCs w:val="28"/>
        </w:rPr>
        <w:t>-Azam University, Islamabad.</w:t>
      </w:r>
    </w:p>
    <w:p w14:paraId="23095959" w14:textId="77777777" w:rsidR="005B1A0B" w:rsidRPr="0074450A" w:rsidRDefault="005B1A0B" w:rsidP="005B1A0B">
      <w:pPr>
        <w:jc w:val="center"/>
        <w:rPr>
          <w:rFonts w:ascii="Times New Roman" w:hAnsi="Times New Roman" w:cs="Times New Roman"/>
          <w:sz w:val="24"/>
          <w:szCs w:val="24"/>
          <w:u w:val="single"/>
        </w:rPr>
      </w:pPr>
      <w:r w:rsidRPr="0074450A">
        <w:rPr>
          <w:rFonts w:ascii="Times New Roman" w:hAnsi="Times New Roman" w:cs="Times New Roman"/>
          <w:b/>
          <w:bCs/>
          <w:color w:val="000000" w:themeColor="text1"/>
          <w:sz w:val="32"/>
          <w:szCs w:val="32"/>
          <w:u w:val="single"/>
        </w:rPr>
        <w:lastRenderedPageBreak/>
        <w:t>Abstract</w:t>
      </w:r>
    </w:p>
    <w:p w14:paraId="38B571C4" w14:textId="396D1938" w:rsidR="005B1A0B" w:rsidRPr="0074450A" w:rsidRDefault="005B1A0B" w:rsidP="005B1A0B">
      <w:pPr>
        <w:jc w:val="both"/>
        <w:rPr>
          <w:rFonts w:ascii="Times New Roman" w:hAnsi="Times New Roman" w:cs="Times New Roman"/>
          <w:sz w:val="24"/>
          <w:szCs w:val="24"/>
        </w:rPr>
      </w:pPr>
      <w:r w:rsidRPr="0074450A">
        <w:rPr>
          <w:rFonts w:ascii="Times New Roman" w:hAnsi="Times New Roman" w:cs="Times New Roman"/>
          <w:sz w:val="24"/>
          <w:szCs w:val="24"/>
        </w:rPr>
        <w:t xml:space="preserve">Modeling is an essential part of </w:t>
      </w:r>
      <w:ins w:id="0" w:author="Onaiza Maqbool" w:date="2026-08-26T16:11:00Z" w16du:dateUtc="2026-08-26T11:11:00Z">
        <w:r w:rsidR="007815EC">
          <w:rPr>
            <w:rFonts w:ascii="Times New Roman" w:hAnsi="Times New Roman" w:cs="Times New Roman"/>
            <w:sz w:val="24"/>
            <w:szCs w:val="24"/>
          </w:rPr>
          <w:t xml:space="preserve">software development and </w:t>
        </w:r>
      </w:ins>
      <w:r w:rsidRPr="0074450A">
        <w:rPr>
          <w:rFonts w:ascii="Times New Roman" w:hAnsi="Times New Roman" w:cs="Times New Roman"/>
          <w:sz w:val="24"/>
          <w:szCs w:val="24"/>
        </w:rPr>
        <w:t xml:space="preserve">software engineering </w:t>
      </w:r>
      <w:proofErr w:type="gramStart"/>
      <w:r w:rsidRPr="0074450A">
        <w:rPr>
          <w:rFonts w:ascii="Times New Roman" w:hAnsi="Times New Roman" w:cs="Times New Roman"/>
          <w:sz w:val="24"/>
          <w:szCs w:val="24"/>
        </w:rPr>
        <w:t>education, but</w:t>
      </w:r>
      <w:proofErr w:type="gramEnd"/>
      <w:r w:rsidRPr="0074450A">
        <w:rPr>
          <w:rFonts w:ascii="Times New Roman" w:hAnsi="Times New Roman" w:cs="Times New Roman"/>
          <w:sz w:val="24"/>
          <w:szCs w:val="24"/>
        </w:rPr>
        <w:t xml:space="preserve"> has been </w:t>
      </w:r>
      <w:del w:id="1" w:author="Onaiza Maqbool" w:date="2026-08-26T16:10:00Z" w16du:dateUtc="2026-08-26T11:10:00Z">
        <w:r w:rsidRPr="0074450A" w:rsidDel="007815EC">
          <w:rPr>
            <w:rFonts w:ascii="Times New Roman" w:hAnsi="Times New Roman" w:cs="Times New Roman"/>
            <w:sz w:val="24"/>
            <w:szCs w:val="24"/>
          </w:rPr>
          <w:delText xml:space="preserve">hard </w:delText>
        </w:r>
      </w:del>
      <w:ins w:id="2" w:author="Onaiza Maqbool" w:date="2026-08-26T16:10:00Z" w16du:dateUtc="2026-08-26T11:10:00Z">
        <w:r w:rsidR="007815EC">
          <w:rPr>
            <w:rFonts w:ascii="Times New Roman" w:hAnsi="Times New Roman" w:cs="Times New Roman"/>
            <w:sz w:val="24"/>
            <w:szCs w:val="24"/>
          </w:rPr>
          <w:t>difficult</w:t>
        </w:r>
        <w:r w:rsidR="007815EC" w:rsidRPr="0074450A">
          <w:rPr>
            <w:rFonts w:ascii="Times New Roman" w:hAnsi="Times New Roman" w:cs="Times New Roman"/>
            <w:sz w:val="24"/>
            <w:szCs w:val="24"/>
          </w:rPr>
          <w:t xml:space="preserve"> </w:t>
        </w:r>
      </w:ins>
      <w:r w:rsidRPr="0074450A">
        <w:rPr>
          <w:rFonts w:ascii="Times New Roman" w:hAnsi="Times New Roman" w:cs="Times New Roman"/>
          <w:sz w:val="24"/>
          <w:szCs w:val="24"/>
        </w:rPr>
        <w:t>for many students to comprehend and use UML notions skill</w:t>
      </w:r>
      <w:del w:id="3" w:author="Onaiza Maqbool" w:date="2026-08-26T16:10:00Z" w16du:dateUtc="2026-08-26T11:10:00Z">
        <w:r w:rsidRPr="0074450A" w:rsidDel="007815EC">
          <w:rPr>
            <w:rFonts w:ascii="Times New Roman" w:hAnsi="Times New Roman" w:cs="Times New Roman"/>
            <w:sz w:val="24"/>
            <w:szCs w:val="24"/>
          </w:rPr>
          <w:delText xml:space="preserve"> </w:delText>
        </w:r>
      </w:del>
      <w:r w:rsidRPr="0074450A">
        <w:rPr>
          <w:rFonts w:ascii="Times New Roman" w:hAnsi="Times New Roman" w:cs="Times New Roman"/>
          <w:sz w:val="24"/>
          <w:szCs w:val="24"/>
        </w:rPr>
        <w:t xml:space="preserve">fully. </w:t>
      </w:r>
      <w:proofErr w:type="spellStart"/>
      <w:r w:rsidRPr="0074450A">
        <w:rPr>
          <w:rFonts w:ascii="Times New Roman" w:hAnsi="Times New Roman" w:cs="Times New Roman"/>
          <w:sz w:val="24"/>
          <w:szCs w:val="24"/>
        </w:rPr>
        <w:t>UMLTutor</w:t>
      </w:r>
      <w:proofErr w:type="spellEnd"/>
      <w:r w:rsidRPr="0074450A">
        <w:rPr>
          <w:rFonts w:ascii="Times New Roman" w:hAnsi="Times New Roman" w:cs="Times New Roman"/>
          <w:sz w:val="24"/>
          <w:szCs w:val="24"/>
        </w:rPr>
        <w:t xml:space="preserve"> is a smart, web</w:t>
      </w:r>
      <w:ins w:id="4" w:author="Onaiza Maqbool" w:date="2026-08-26T16:10:00Z" w16du:dateUtc="2026-08-26T11:10:00Z">
        <w:r w:rsidR="007815EC">
          <w:rPr>
            <w:rFonts w:ascii="Times New Roman" w:hAnsi="Times New Roman" w:cs="Times New Roman"/>
            <w:sz w:val="24"/>
            <w:szCs w:val="24"/>
          </w:rPr>
          <w:t>-</w:t>
        </w:r>
      </w:ins>
      <w:r w:rsidRPr="0074450A">
        <w:rPr>
          <w:rFonts w:ascii="Times New Roman" w:hAnsi="Times New Roman" w:cs="Times New Roman"/>
          <w:sz w:val="24"/>
          <w:szCs w:val="24"/>
        </w:rPr>
        <w:t xml:space="preserve">based learning environment that aims to improve the </w:t>
      </w:r>
      <w:del w:id="5" w:author="Onaiza Maqbool" w:date="2026-08-26T16:10:00Z" w16du:dateUtc="2026-08-26T11:10:00Z">
        <w:r w:rsidRPr="0074450A" w:rsidDel="007815EC">
          <w:rPr>
            <w:rFonts w:ascii="Times New Roman" w:hAnsi="Times New Roman" w:cs="Times New Roman"/>
            <w:sz w:val="24"/>
            <w:szCs w:val="24"/>
          </w:rPr>
          <w:delText xml:space="preserve">Modeling </w:delText>
        </w:r>
      </w:del>
      <w:ins w:id="6" w:author="Onaiza Maqbool" w:date="2026-08-26T16:10:00Z" w16du:dateUtc="2026-08-26T11:10:00Z">
        <w:r w:rsidR="007815EC">
          <w:rPr>
            <w:rFonts w:ascii="Times New Roman" w:hAnsi="Times New Roman" w:cs="Times New Roman"/>
            <w:sz w:val="24"/>
            <w:szCs w:val="24"/>
          </w:rPr>
          <w:t>modeling</w:t>
        </w:r>
        <w:r w:rsidR="007815EC" w:rsidRPr="0074450A">
          <w:rPr>
            <w:rFonts w:ascii="Times New Roman" w:hAnsi="Times New Roman" w:cs="Times New Roman"/>
            <w:sz w:val="24"/>
            <w:szCs w:val="24"/>
          </w:rPr>
          <w:t xml:space="preserve"> </w:t>
        </w:r>
      </w:ins>
      <w:r w:rsidRPr="0074450A">
        <w:rPr>
          <w:rFonts w:ascii="Times New Roman" w:hAnsi="Times New Roman" w:cs="Times New Roman"/>
          <w:sz w:val="24"/>
          <w:szCs w:val="24"/>
        </w:rPr>
        <w:t>abilities of students by offering guided practice, automatic feedback, and on</w:t>
      </w:r>
      <w:ins w:id="7" w:author="Onaiza Maqbool" w:date="2026-08-26T16:11:00Z" w16du:dateUtc="2026-08-26T11:11:00Z">
        <w:r w:rsidR="007815EC">
          <w:rPr>
            <w:rFonts w:ascii="Times New Roman" w:hAnsi="Times New Roman" w:cs="Times New Roman"/>
            <w:sz w:val="24"/>
            <w:szCs w:val="24"/>
          </w:rPr>
          <w:t>-</w:t>
        </w:r>
      </w:ins>
      <w:r w:rsidRPr="0074450A">
        <w:rPr>
          <w:rFonts w:ascii="Times New Roman" w:hAnsi="Times New Roman" w:cs="Times New Roman"/>
          <w:sz w:val="24"/>
          <w:szCs w:val="24"/>
        </w:rPr>
        <w:t>the</w:t>
      </w:r>
      <w:ins w:id="8" w:author="Onaiza Maqbool" w:date="2026-08-26T16:11:00Z" w16du:dateUtc="2026-08-26T11:11:00Z">
        <w:r w:rsidR="007815EC">
          <w:rPr>
            <w:rFonts w:ascii="Times New Roman" w:hAnsi="Times New Roman" w:cs="Times New Roman"/>
            <w:sz w:val="24"/>
            <w:szCs w:val="24"/>
          </w:rPr>
          <w:t>-</w:t>
        </w:r>
      </w:ins>
      <w:r w:rsidRPr="0074450A">
        <w:rPr>
          <w:rFonts w:ascii="Times New Roman" w:hAnsi="Times New Roman" w:cs="Times New Roman"/>
          <w:sz w:val="24"/>
          <w:szCs w:val="24"/>
        </w:rPr>
        <w:t xml:space="preserve">spot validation. The system accommodates the development and assessment of </w:t>
      </w:r>
      <w:ins w:id="9" w:author="Onaiza Maqbool" w:date="2026-08-26T16:12:00Z" w16du:dateUtc="2026-08-26T11:12:00Z">
        <w:r w:rsidR="007815EC">
          <w:rPr>
            <w:rFonts w:ascii="Times New Roman" w:hAnsi="Times New Roman" w:cs="Times New Roman"/>
            <w:sz w:val="24"/>
            <w:szCs w:val="24"/>
          </w:rPr>
          <w:t>various UML diagrams e.</w:t>
        </w:r>
      </w:ins>
      <w:ins w:id="10" w:author="Onaiza Maqbool" w:date="2026-08-26T16:13:00Z" w16du:dateUtc="2026-08-26T11:13:00Z">
        <w:r w:rsidR="007815EC">
          <w:rPr>
            <w:rFonts w:ascii="Times New Roman" w:hAnsi="Times New Roman" w:cs="Times New Roman"/>
            <w:sz w:val="24"/>
            <w:szCs w:val="24"/>
          </w:rPr>
          <w:t xml:space="preserve">g. </w:t>
        </w:r>
      </w:ins>
      <w:r w:rsidRPr="0074450A">
        <w:rPr>
          <w:rFonts w:ascii="Times New Roman" w:hAnsi="Times New Roman" w:cs="Times New Roman"/>
          <w:sz w:val="24"/>
          <w:szCs w:val="24"/>
        </w:rPr>
        <w:t xml:space="preserve">Use Case Diagrams, Use Case Descriptions, and System Sequence Diagrams (SSDs) in two different modes: Development Mode, </w:t>
      </w:r>
      <w:ins w:id="11" w:author="Onaiza Maqbool" w:date="2026-08-26T16:11:00Z" w16du:dateUtc="2026-08-26T11:11:00Z">
        <w:r w:rsidR="007815EC">
          <w:rPr>
            <w:rFonts w:ascii="Times New Roman" w:hAnsi="Times New Roman" w:cs="Times New Roman"/>
            <w:sz w:val="24"/>
            <w:szCs w:val="24"/>
          </w:rPr>
          <w:t xml:space="preserve">and </w:t>
        </w:r>
      </w:ins>
      <w:r w:rsidRPr="0074450A">
        <w:rPr>
          <w:rFonts w:ascii="Times New Roman" w:hAnsi="Times New Roman" w:cs="Times New Roman"/>
          <w:sz w:val="24"/>
          <w:szCs w:val="24"/>
        </w:rPr>
        <w:t>Tutorial Mode</w:t>
      </w:r>
      <w:ins w:id="12" w:author="Onaiza Maqbool" w:date="2026-08-26T16:12:00Z" w16du:dateUtc="2026-08-26T11:12:00Z">
        <w:r w:rsidR="007815EC">
          <w:rPr>
            <w:rFonts w:ascii="Times New Roman" w:hAnsi="Times New Roman" w:cs="Times New Roman"/>
            <w:sz w:val="24"/>
            <w:szCs w:val="24"/>
          </w:rPr>
          <w:t>.</w:t>
        </w:r>
      </w:ins>
      <w:del w:id="13" w:author="Onaiza Maqbool" w:date="2026-08-26T16:12:00Z" w16du:dateUtc="2026-08-26T11:12:00Z">
        <w:r w:rsidRPr="0074450A" w:rsidDel="007815EC">
          <w:rPr>
            <w:rFonts w:ascii="Times New Roman" w:hAnsi="Times New Roman" w:cs="Times New Roman"/>
            <w:sz w:val="24"/>
            <w:szCs w:val="24"/>
          </w:rPr>
          <w:delText>,</w:delText>
        </w:r>
      </w:del>
      <w:r w:rsidRPr="0074450A">
        <w:rPr>
          <w:rFonts w:ascii="Times New Roman" w:hAnsi="Times New Roman" w:cs="Times New Roman"/>
          <w:sz w:val="24"/>
          <w:szCs w:val="24"/>
        </w:rPr>
        <w:t xml:space="preserve"> </w:t>
      </w:r>
      <w:proofErr w:type="spellStart"/>
      <w:r w:rsidRPr="0074450A">
        <w:rPr>
          <w:rFonts w:ascii="Times New Roman" w:hAnsi="Times New Roman" w:cs="Times New Roman"/>
          <w:sz w:val="24"/>
          <w:szCs w:val="24"/>
        </w:rPr>
        <w:t>UMLTutor</w:t>
      </w:r>
      <w:proofErr w:type="spellEnd"/>
      <w:r w:rsidRPr="0074450A">
        <w:rPr>
          <w:rFonts w:ascii="Times New Roman" w:hAnsi="Times New Roman" w:cs="Times New Roman"/>
          <w:sz w:val="24"/>
          <w:szCs w:val="24"/>
        </w:rPr>
        <w:t xml:space="preserve"> enables students to graphically model their system knowledge and receive instant consistency checks and correction feedback. Teachers enjoy assignment tracking, analytics dashboards, and </w:t>
      </w:r>
      <w:proofErr w:type="spellStart"/>
      <w:r w:rsidRPr="0074450A">
        <w:rPr>
          <w:rFonts w:ascii="Times New Roman" w:hAnsi="Times New Roman" w:cs="Times New Roman"/>
          <w:sz w:val="24"/>
          <w:szCs w:val="24"/>
        </w:rPr>
        <w:t>organised</w:t>
      </w:r>
      <w:proofErr w:type="spellEnd"/>
      <w:r w:rsidRPr="0074450A">
        <w:rPr>
          <w:rFonts w:ascii="Times New Roman" w:hAnsi="Times New Roman" w:cs="Times New Roman"/>
          <w:sz w:val="24"/>
          <w:szCs w:val="24"/>
        </w:rPr>
        <w:t xml:space="preserve"> feedback tools. Smart autocompletion, feedback versioning, and performance analytics are also provided, facilitating </w:t>
      </w:r>
      <w:del w:id="14" w:author="Onaiza Maqbool" w:date="2026-08-26T16:12:00Z" w16du:dateUtc="2026-08-26T11:12:00Z">
        <w:r w:rsidRPr="0074450A" w:rsidDel="007815EC">
          <w:rPr>
            <w:rFonts w:ascii="Times New Roman" w:hAnsi="Times New Roman" w:cs="Times New Roman"/>
            <w:sz w:val="24"/>
            <w:szCs w:val="24"/>
          </w:rPr>
          <w:delText xml:space="preserve">adaptive </w:delText>
        </w:r>
      </w:del>
      <w:r w:rsidRPr="0074450A">
        <w:rPr>
          <w:rFonts w:ascii="Times New Roman" w:hAnsi="Times New Roman" w:cs="Times New Roman"/>
          <w:sz w:val="24"/>
          <w:szCs w:val="24"/>
        </w:rPr>
        <w:t xml:space="preserve">learning and effective assessment. By integrating natural UI design with automatic UML validation and instant feedback, </w:t>
      </w:r>
      <w:proofErr w:type="spellStart"/>
      <w:r w:rsidRPr="0074450A">
        <w:rPr>
          <w:rFonts w:ascii="Times New Roman" w:hAnsi="Times New Roman" w:cs="Times New Roman"/>
          <w:sz w:val="24"/>
          <w:szCs w:val="24"/>
        </w:rPr>
        <w:t>UMLTutor</w:t>
      </w:r>
      <w:proofErr w:type="spellEnd"/>
      <w:r w:rsidRPr="0074450A">
        <w:rPr>
          <w:rFonts w:ascii="Times New Roman" w:hAnsi="Times New Roman" w:cs="Times New Roman"/>
          <w:sz w:val="24"/>
          <w:szCs w:val="24"/>
        </w:rPr>
        <w:t xml:space="preserve"> seeks to close the gap between theoretical knowledge of Modeling and skill learning, thus proving to be a useful utility for both students and teachers in educational institutions.</w:t>
      </w:r>
    </w:p>
    <w:p w14:paraId="23DA3C27" w14:textId="77777777" w:rsidR="005B1A0B" w:rsidRPr="0074450A" w:rsidRDefault="005B1A0B" w:rsidP="005B1A0B">
      <w:pPr>
        <w:rPr>
          <w:rFonts w:ascii="Times New Roman" w:hAnsi="Times New Roman" w:cs="Times New Roman"/>
        </w:rPr>
      </w:pPr>
    </w:p>
    <w:p w14:paraId="064276BE" w14:textId="77777777" w:rsidR="005B1A0B" w:rsidRPr="0074450A" w:rsidRDefault="005B1A0B" w:rsidP="005B1A0B">
      <w:pPr>
        <w:rPr>
          <w:rFonts w:ascii="Times New Roman" w:hAnsi="Times New Roman" w:cs="Times New Roman"/>
        </w:rPr>
      </w:pPr>
    </w:p>
    <w:p w14:paraId="3ED210F2" w14:textId="77777777" w:rsidR="005B1A0B" w:rsidRPr="0074450A" w:rsidRDefault="005B1A0B" w:rsidP="005B1A0B">
      <w:pPr>
        <w:rPr>
          <w:rFonts w:ascii="Times New Roman" w:hAnsi="Times New Roman" w:cs="Times New Roman"/>
        </w:rPr>
      </w:pPr>
    </w:p>
    <w:p w14:paraId="1BE0D70D" w14:textId="77777777" w:rsidR="005B1A0B" w:rsidRPr="0074450A" w:rsidRDefault="005B1A0B" w:rsidP="005B1A0B">
      <w:pPr>
        <w:rPr>
          <w:rFonts w:ascii="Times New Roman" w:hAnsi="Times New Roman" w:cs="Times New Roman"/>
        </w:rPr>
      </w:pPr>
    </w:p>
    <w:p w14:paraId="1BA6DDF9" w14:textId="77777777" w:rsidR="005B1A0B" w:rsidRPr="0074450A" w:rsidRDefault="005B1A0B" w:rsidP="005B1A0B">
      <w:pPr>
        <w:rPr>
          <w:rFonts w:ascii="Times New Roman" w:hAnsi="Times New Roman" w:cs="Times New Roman"/>
        </w:rPr>
      </w:pPr>
    </w:p>
    <w:p w14:paraId="6B9E6189" w14:textId="77777777" w:rsidR="005B1A0B" w:rsidRPr="0074450A" w:rsidRDefault="005B1A0B" w:rsidP="005B1A0B">
      <w:pPr>
        <w:rPr>
          <w:rFonts w:ascii="Times New Roman" w:hAnsi="Times New Roman" w:cs="Times New Roman"/>
        </w:rPr>
      </w:pPr>
    </w:p>
    <w:p w14:paraId="3610BAEF" w14:textId="77777777" w:rsidR="005B1A0B" w:rsidRPr="0074450A" w:rsidRDefault="005B1A0B" w:rsidP="005B1A0B">
      <w:pPr>
        <w:rPr>
          <w:rFonts w:ascii="Times New Roman" w:hAnsi="Times New Roman" w:cs="Times New Roman"/>
        </w:rPr>
      </w:pPr>
    </w:p>
    <w:p w14:paraId="3AE02789" w14:textId="77777777" w:rsidR="005B1A0B" w:rsidRPr="0074450A" w:rsidRDefault="005B1A0B" w:rsidP="005B1A0B">
      <w:pPr>
        <w:rPr>
          <w:rFonts w:ascii="Times New Roman" w:hAnsi="Times New Roman" w:cs="Times New Roman"/>
        </w:rPr>
      </w:pPr>
    </w:p>
    <w:p w14:paraId="44597BE6" w14:textId="77777777" w:rsidR="005B1A0B" w:rsidRPr="0074450A" w:rsidRDefault="005B1A0B" w:rsidP="005B1A0B">
      <w:pPr>
        <w:rPr>
          <w:rFonts w:ascii="Times New Roman" w:hAnsi="Times New Roman" w:cs="Times New Roman"/>
        </w:rPr>
      </w:pPr>
    </w:p>
    <w:p w14:paraId="37F30B2F" w14:textId="77777777" w:rsidR="005B1A0B" w:rsidRPr="0074450A" w:rsidRDefault="005B1A0B" w:rsidP="005B1A0B">
      <w:pPr>
        <w:rPr>
          <w:rFonts w:ascii="Times New Roman" w:hAnsi="Times New Roman" w:cs="Times New Roman"/>
        </w:rPr>
      </w:pPr>
    </w:p>
    <w:p w14:paraId="0200E1BF" w14:textId="77777777" w:rsidR="005B1A0B" w:rsidRPr="0074450A" w:rsidRDefault="005B1A0B" w:rsidP="005B1A0B">
      <w:pPr>
        <w:rPr>
          <w:rFonts w:ascii="Times New Roman" w:hAnsi="Times New Roman" w:cs="Times New Roman"/>
        </w:rPr>
      </w:pPr>
    </w:p>
    <w:p w14:paraId="76E0FD6D" w14:textId="77777777" w:rsidR="005B1A0B" w:rsidRPr="0074450A" w:rsidRDefault="005B1A0B" w:rsidP="005B1A0B">
      <w:pPr>
        <w:rPr>
          <w:rFonts w:ascii="Times New Roman" w:hAnsi="Times New Roman" w:cs="Times New Roman"/>
        </w:rPr>
      </w:pPr>
    </w:p>
    <w:p w14:paraId="306742C6" w14:textId="77777777" w:rsidR="005B1A0B" w:rsidRPr="0074450A" w:rsidRDefault="005B1A0B" w:rsidP="005B1A0B">
      <w:pPr>
        <w:rPr>
          <w:rFonts w:ascii="Times New Roman" w:hAnsi="Times New Roman" w:cs="Times New Roman"/>
        </w:rPr>
      </w:pPr>
    </w:p>
    <w:p w14:paraId="0479805F" w14:textId="77777777" w:rsidR="005B1A0B" w:rsidRPr="0074450A" w:rsidRDefault="005B1A0B" w:rsidP="005B1A0B">
      <w:pPr>
        <w:rPr>
          <w:rFonts w:ascii="Times New Roman" w:hAnsi="Times New Roman" w:cs="Times New Roman"/>
        </w:rPr>
      </w:pPr>
    </w:p>
    <w:p w14:paraId="443E7934" w14:textId="77777777" w:rsidR="005B1A0B" w:rsidRPr="0074450A" w:rsidRDefault="005B1A0B" w:rsidP="005B1A0B">
      <w:pPr>
        <w:rPr>
          <w:rFonts w:ascii="Times New Roman" w:hAnsi="Times New Roman" w:cs="Times New Roman"/>
        </w:rPr>
      </w:pPr>
    </w:p>
    <w:p w14:paraId="2BBC9EAD" w14:textId="77777777" w:rsidR="005B1A0B" w:rsidRPr="0074450A" w:rsidRDefault="005B1A0B" w:rsidP="005B1A0B">
      <w:pPr>
        <w:rPr>
          <w:rFonts w:ascii="Times New Roman" w:hAnsi="Times New Roman" w:cs="Times New Roman"/>
        </w:rPr>
        <w:sectPr w:rsidR="005B1A0B" w:rsidRPr="0074450A" w:rsidSect="005B1A0B">
          <w:headerReference w:type="default" r:id="rId11"/>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7E202411" w14:textId="77777777" w:rsidR="005B1A0B" w:rsidRPr="0074450A" w:rsidRDefault="005B1A0B" w:rsidP="005B1A0B">
      <w:pPr>
        <w:rPr>
          <w:rFonts w:ascii="Times New Roman" w:hAnsi="Times New Roman" w:cs="Times New Roman"/>
          <w:b/>
          <w:bCs/>
          <w:sz w:val="28"/>
          <w:szCs w:val="28"/>
        </w:rPr>
      </w:pPr>
      <w:r w:rsidRPr="0074450A">
        <w:rPr>
          <w:rFonts w:ascii="Times New Roman" w:hAnsi="Times New Roman" w:cs="Times New Roman"/>
          <w:b/>
          <w:bCs/>
          <w:sz w:val="28"/>
          <w:szCs w:val="28"/>
        </w:rPr>
        <w:lastRenderedPageBreak/>
        <w:t>Table of Contents</w:t>
      </w:r>
    </w:p>
    <w:sdt>
      <w:sdtPr>
        <w:rPr>
          <w:rFonts w:ascii="Times New Roman" w:eastAsiaTheme="minorEastAsia" w:hAnsi="Times New Roman" w:cs="Times New Roman"/>
          <w:b w:val="0"/>
          <w:bCs w:val="0"/>
          <w:color w:val="auto"/>
          <w:sz w:val="22"/>
          <w:szCs w:val="22"/>
        </w:rPr>
        <w:id w:val="-289823763"/>
        <w:docPartObj>
          <w:docPartGallery w:val="Table of Contents"/>
          <w:docPartUnique/>
        </w:docPartObj>
      </w:sdtPr>
      <w:sdtEndPr>
        <w:rPr>
          <w:noProof/>
        </w:rPr>
      </w:sdtEndPr>
      <w:sdtContent>
        <w:p w14:paraId="32149C7C" w14:textId="77777777" w:rsidR="005B1A0B" w:rsidRPr="0074450A" w:rsidRDefault="005B1A0B" w:rsidP="005B1A0B">
          <w:pPr>
            <w:pStyle w:val="TOCHeading"/>
            <w:rPr>
              <w:rFonts w:ascii="Times New Roman" w:hAnsi="Times New Roman" w:cs="Times New Roman"/>
            </w:rPr>
          </w:pPr>
          <w:r w:rsidRPr="0074450A">
            <w:rPr>
              <w:rFonts w:ascii="Times New Roman" w:hAnsi="Times New Roman" w:cs="Times New Roman"/>
            </w:rPr>
            <w:t>Contents</w:t>
          </w:r>
        </w:p>
        <w:p w14:paraId="288D94C6" w14:textId="62D26E79" w:rsidR="001F358C" w:rsidRDefault="005B1A0B">
          <w:pPr>
            <w:pStyle w:val="TOC1"/>
            <w:tabs>
              <w:tab w:val="right" w:leader="underscore" w:pos="9350"/>
            </w:tabs>
            <w:rPr>
              <w:noProof/>
              <w:kern w:val="2"/>
              <w:sz w:val="24"/>
              <w:szCs w:val="24"/>
              <w:lang/>
              <w14:ligatures w14:val="standardContextual"/>
            </w:rPr>
          </w:pPr>
          <w:r w:rsidRPr="0074450A">
            <w:rPr>
              <w:rFonts w:ascii="Times New Roman" w:hAnsi="Times New Roman" w:cs="Times New Roman"/>
            </w:rPr>
            <w:fldChar w:fldCharType="begin"/>
          </w:r>
          <w:r w:rsidRPr="0074450A">
            <w:rPr>
              <w:rFonts w:ascii="Times New Roman" w:hAnsi="Times New Roman" w:cs="Times New Roman"/>
            </w:rPr>
            <w:instrText xml:space="preserve"> TOC \o "1-3" \h \z \u </w:instrText>
          </w:r>
          <w:r w:rsidRPr="0074450A">
            <w:rPr>
              <w:rFonts w:ascii="Times New Roman" w:hAnsi="Times New Roman" w:cs="Times New Roman"/>
            </w:rPr>
            <w:fldChar w:fldCharType="separate"/>
          </w:r>
          <w:hyperlink w:anchor="_Toc238561703" w:history="1">
            <w:r w:rsidR="001F358C" w:rsidRPr="00B36C37">
              <w:rPr>
                <w:rStyle w:val="Hyperlink"/>
                <w:rFonts w:ascii="Times New Roman" w:hAnsi="Times New Roman" w:cs="Times New Roman"/>
                <w:b/>
                <w:noProof/>
              </w:rPr>
              <w:t>CHAPTER 1</w:t>
            </w:r>
            <w:r w:rsidR="001F358C">
              <w:rPr>
                <w:noProof/>
                <w:webHidden/>
              </w:rPr>
              <w:tab/>
            </w:r>
            <w:r w:rsidR="001F358C">
              <w:rPr>
                <w:noProof/>
                <w:webHidden/>
              </w:rPr>
              <w:fldChar w:fldCharType="begin"/>
            </w:r>
            <w:r w:rsidR="001F358C">
              <w:rPr>
                <w:noProof/>
                <w:webHidden/>
              </w:rPr>
              <w:instrText xml:space="preserve"> PAGEREF _Toc238561703 \h </w:instrText>
            </w:r>
            <w:r w:rsidR="001F358C">
              <w:rPr>
                <w:noProof/>
                <w:webHidden/>
              </w:rPr>
            </w:r>
            <w:r w:rsidR="001F358C">
              <w:rPr>
                <w:noProof/>
                <w:webHidden/>
              </w:rPr>
              <w:fldChar w:fldCharType="separate"/>
            </w:r>
            <w:r w:rsidR="001F358C">
              <w:rPr>
                <w:noProof/>
                <w:webHidden/>
              </w:rPr>
              <w:t>7</w:t>
            </w:r>
            <w:r w:rsidR="001F358C">
              <w:rPr>
                <w:noProof/>
                <w:webHidden/>
              </w:rPr>
              <w:fldChar w:fldCharType="end"/>
            </w:r>
          </w:hyperlink>
        </w:p>
        <w:p w14:paraId="5A91463F" w14:textId="166CEAA2" w:rsidR="001F358C" w:rsidRDefault="001F358C">
          <w:pPr>
            <w:pStyle w:val="TOC1"/>
            <w:tabs>
              <w:tab w:val="right" w:leader="underscore" w:pos="9350"/>
            </w:tabs>
            <w:rPr>
              <w:noProof/>
              <w:kern w:val="2"/>
              <w:sz w:val="24"/>
              <w:szCs w:val="24"/>
              <w:lang/>
              <w14:ligatures w14:val="standardContextual"/>
            </w:rPr>
          </w:pPr>
          <w:hyperlink w:anchor="_Toc238561704" w:history="1">
            <w:r w:rsidRPr="00B36C37">
              <w:rPr>
                <w:rStyle w:val="Hyperlink"/>
                <w:rFonts w:ascii="Times New Roman" w:hAnsi="Times New Roman" w:cs="Times New Roman"/>
                <w:b/>
                <w:noProof/>
              </w:rPr>
              <w:t>SOFTWARE PROJECT MANAGEMENT PLAN</w:t>
            </w:r>
            <w:r>
              <w:rPr>
                <w:noProof/>
                <w:webHidden/>
              </w:rPr>
              <w:tab/>
            </w:r>
            <w:r>
              <w:rPr>
                <w:noProof/>
                <w:webHidden/>
              </w:rPr>
              <w:fldChar w:fldCharType="begin"/>
            </w:r>
            <w:r>
              <w:rPr>
                <w:noProof/>
                <w:webHidden/>
              </w:rPr>
              <w:instrText xml:space="preserve"> PAGEREF _Toc238561704 \h </w:instrText>
            </w:r>
            <w:r>
              <w:rPr>
                <w:noProof/>
                <w:webHidden/>
              </w:rPr>
            </w:r>
            <w:r>
              <w:rPr>
                <w:noProof/>
                <w:webHidden/>
              </w:rPr>
              <w:fldChar w:fldCharType="separate"/>
            </w:r>
            <w:r>
              <w:rPr>
                <w:noProof/>
                <w:webHidden/>
              </w:rPr>
              <w:t>7</w:t>
            </w:r>
            <w:r>
              <w:rPr>
                <w:noProof/>
                <w:webHidden/>
              </w:rPr>
              <w:fldChar w:fldCharType="end"/>
            </w:r>
          </w:hyperlink>
        </w:p>
        <w:p w14:paraId="1240C252" w14:textId="10A1C067" w:rsidR="001F358C" w:rsidRDefault="001F358C">
          <w:pPr>
            <w:pStyle w:val="TOC1"/>
            <w:tabs>
              <w:tab w:val="right" w:leader="underscore" w:pos="9350"/>
            </w:tabs>
            <w:rPr>
              <w:noProof/>
              <w:kern w:val="2"/>
              <w:sz w:val="24"/>
              <w:szCs w:val="24"/>
              <w:lang/>
              <w14:ligatures w14:val="standardContextual"/>
            </w:rPr>
          </w:pPr>
          <w:hyperlink w:anchor="_Toc238561705" w:history="1">
            <w:r w:rsidRPr="00B36C37">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_Toc238561705 \h </w:instrText>
            </w:r>
            <w:r>
              <w:rPr>
                <w:noProof/>
                <w:webHidden/>
              </w:rPr>
            </w:r>
            <w:r>
              <w:rPr>
                <w:noProof/>
                <w:webHidden/>
              </w:rPr>
              <w:fldChar w:fldCharType="separate"/>
            </w:r>
            <w:r>
              <w:rPr>
                <w:noProof/>
                <w:webHidden/>
              </w:rPr>
              <w:t>1</w:t>
            </w:r>
            <w:r>
              <w:rPr>
                <w:noProof/>
                <w:webHidden/>
              </w:rPr>
              <w:fldChar w:fldCharType="end"/>
            </w:r>
          </w:hyperlink>
        </w:p>
        <w:p w14:paraId="596B78B0" w14:textId="5E639822" w:rsidR="001F358C" w:rsidRDefault="001F358C">
          <w:pPr>
            <w:pStyle w:val="TOC1"/>
            <w:tabs>
              <w:tab w:val="right" w:leader="underscore" w:pos="9350"/>
            </w:tabs>
            <w:rPr>
              <w:noProof/>
              <w:kern w:val="2"/>
              <w:sz w:val="24"/>
              <w:szCs w:val="24"/>
              <w:lang/>
              <w14:ligatures w14:val="standardContextual"/>
            </w:rPr>
          </w:pPr>
          <w:hyperlink w:anchor="_Toc238561706" w:history="1">
            <w:r w:rsidRPr="00B36C37">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_Toc238561706 \h </w:instrText>
            </w:r>
            <w:r>
              <w:rPr>
                <w:noProof/>
                <w:webHidden/>
              </w:rPr>
            </w:r>
            <w:r>
              <w:rPr>
                <w:noProof/>
                <w:webHidden/>
              </w:rPr>
              <w:fldChar w:fldCharType="separate"/>
            </w:r>
            <w:r>
              <w:rPr>
                <w:noProof/>
                <w:webHidden/>
              </w:rPr>
              <w:t>1</w:t>
            </w:r>
            <w:r>
              <w:rPr>
                <w:noProof/>
                <w:webHidden/>
              </w:rPr>
              <w:fldChar w:fldCharType="end"/>
            </w:r>
          </w:hyperlink>
        </w:p>
        <w:p w14:paraId="0B01DAEC" w14:textId="28B28BA9" w:rsidR="001F358C" w:rsidRDefault="001F358C">
          <w:pPr>
            <w:pStyle w:val="TOC1"/>
            <w:tabs>
              <w:tab w:val="right" w:leader="underscore" w:pos="9350"/>
            </w:tabs>
            <w:rPr>
              <w:noProof/>
              <w:kern w:val="2"/>
              <w:sz w:val="24"/>
              <w:szCs w:val="24"/>
              <w:lang/>
              <w14:ligatures w14:val="standardContextual"/>
            </w:rPr>
          </w:pPr>
          <w:hyperlink w:anchor="_Toc238561707" w:history="1">
            <w:r w:rsidRPr="00B36C37">
              <w:rPr>
                <w:rStyle w:val="Hyperlink"/>
                <w:rFonts w:ascii="Times New Roman" w:hAnsi="Times New Roman" w:cs="Times New Roman"/>
                <w:noProof/>
              </w:rPr>
              <w:t>1.3 Proposed Solution</w:t>
            </w:r>
            <w:r>
              <w:rPr>
                <w:noProof/>
                <w:webHidden/>
              </w:rPr>
              <w:tab/>
            </w:r>
            <w:r>
              <w:rPr>
                <w:noProof/>
                <w:webHidden/>
              </w:rPr>
              <w:fldChar w:fldCharType="begin"/>
            </w:r>
            <w:r>
              <w:rPr>
                <w:noProof/>
                <w:webHidden/>
              </w:rPr>
              <w:instrText xml:space="preserve"> PAGEREF _Toc238561707 \h </w:instrText>
            </w:r>
            <w:r>
              <w:rPr>
                <w:noProof/>
                <w:webHidden/>
              </w:rPr>
            </w:r>
            <w:r>
              <w:rPr>
                <w:noProof/>
                <w:webHidden/>
              </w:rPr>
              <w:fldChar w:fldCharType="separate"/>
            </w:r>
            <w:r>
              <w:rPr>
                <w:noProof/>
                <w:webHidden/>
              </w:rPr>
              <w:t>1</w:t>
            </w:r>
            <w:r>
              <w:rPr>
                <w:noProof/>
                <w:webHidden/>
              </w:rPr>
              <w:fldChar w:fldCharType="end"/>
            </w:r>
          </w:hyperlink>
        </w:p>
        <w:p w14:paraId="6138412F" w14:textId="19EC6871" w:rsidR="001F358C" w:rsidRDefault="001F358C">
          <w:pPr>
            <w:pStyle w:val="TOC1"/>
            <w:tabs>
              <w:tab w:val="right" w:leader="underscore" w:pos="9350"/>
            </w:tabs>
            <w:rPr>
              <w:noProof/>
              <w:kern w:val="2"/>
              <w:sz w:val="24"/>
              <w:szCs w:val="24"/>
              <w:lang/>
              <w14:ligatures w14:val="standardContextual"/>
            </w:rPr>
          </w:pPr>
          <w:hyperlink w:anchor="_Toc238561708" w:history="1">
            <w:r w:rsidRPr="00B36C37">
              <w:rPr>
                <w:rStyle w:val="Hyperlink"/>
                <w:rFonts w:ascii="Times New Roman" w:hAnsi="Times New Roman" w:cs="Times New Roman"/>
                <w:noProof/>
              </w:rPr>
              <w:t>1.4 Objectives</w:t>
            </w:r>
            <w:r>
              <w:rPr>
                <w:noProof/>
                <w:webHidden/>
              </w:rPr>
              <w:tab/>
            </w:r>
            <w:r>
              <w:rPr>
                <w:noProof/>
                <w:webHidden/>
              </w:rPr>
              <w:fldChar w:fldCharType="begin"/>
            </w:r>
            <w:r>
              <w:rPr>
                <w:noProof/>
                <w:webHidden/>
              </w:rPr>
              <w:instrText xml:space="preserve"> PAGEREF _Toc238561708 \h </w:instrText>
            </w:r>
            <w:r>
              <w:rPr>
                <w:noProof/>
                <w:webHidden/>
              </w:rPr>
            </w:r>
            <w:r>
              <w:rPr>
                <w:noProof/>
                <w:webHidden/>
              </w:rPr>
              <w:fldChar w:fldCharType="separate"/>
            </w:r>
            <w:r>
              <w:rPr>
                <w:noProof/>
                <w:webHidden/>
              </w:rPr>
              <w:t>2</w:t>
            </w:r>
            <w:r>
              <w:rPr>
                <w:noProof/>
                <w:webHidden/>
              </w:rPr>
              <w:fldChar w:fldCharType="end"/>
            </w:r>
          </w:hyperlink>
        </w:p>
        <w:p w14:paraId="4629A3C8" w14:textId="56A14B5A" w:rsidR="001F358C" w:rsidRDefault="001F358C">
          <w:pPr>
            <w:pStyle w:val="TOC1"/>
            <w:tabs>
              <w:tab w:val="right" w:leader="underscore" w:pos="9350"/>
            </w:tabs>
            <w:rPr>
              <w:noProof/>
              <w:kern w:val="2"/>
              <w:sz w:val="24"/>
              <w:szCs w:val="24"/>
              <w:lang/>
              <w14:ligatures w14:val="standardContextual"/>
            </w:rPr>
          </w:pPr>
          <w:hyperlink w:anchor="_Toc238561709" w:history="1">
            <w:r w:rsidRPr="00B36C37">
              <w:rPr>
                <w:rStyle w:val="Hyperlink"/>
                <w:rFonts w:ascii="Times New Roman" w:hAnsi="Times New Roman" w:cs="Times New Roman"/>
                <w:noProof/>
              </w:rPr>
              <w:t>1.5 Scope</w:t>
            </w:r>
            <w:r>
              <w:rPr>
                <w:noProof/>
                <w:webHidden/>
              </w:rPr>
              <w:tab/>
            </w:r>
            <w:r>
              <w:rPr>
                <w:noProof/>
                <w:webHidden/>
              </w:rPr>
              <w:fldChar w:fldCharType="begin"/>
            </w:r>
            <w:r>
              <w:rPr>
                <w:noProof/>
                <w:webHidden/>
              </w:rPr>
              <w:instrText xml:space="preserve"> PAGEREF _Toc238561709 \h </w:instrText>
            </w:r>
            <w:r>
              <w:rPr>
                <w:noProof/>
                <w:webHidden/>
              </w:rPr>
            </w:r>
            <w:r>
              <w:rPr>
                <w:noProof/>
                <w:webHidden/>
              </w:rPr>
              <w:fldChar w:fldCharType="separate"/>
            </w:r>
            <w:r>
              <w:rPr>
                <w:noProof/>
                <w:webHidden/>
              </w:rPr>
              <w:t>2</w:t>
            </w:r>
            <w:r>
              <w:rPr>
                <w:noProof/>
                <w:webHidden/>
              </w:rPr>
              <w:fldChar w:fldCharType="end"/>
            </w:r>
          </w:hyperlink>
        </w:p>
        <w:p w14:paraId="467D0539" w14:textId="6B98ED82" w:rsidR="001F358C" w:rsidRDefault="001F358C">
          <w:pPr>
            <w:pStyle w:val="TOC2"/>
            <w:tabs>
              <w:tab w:val="right" w:leader="underscore" w:pos="9350"/>
            </w:tabs>
            <w:rPr>
              <w:noProof/>
              <w:kern w:val="2"/>
              <w:sz w:val="24"/>
              <w:szCs w:val="24"/>
              <w:lang/>
              <w14:ligatures w14:val="standardContextual"/>
            </w:rPr>
          </w:pPr>
          <w:hyperlink w:anchor="_Toc238561710" w:history="1">
            <w:r w:rsidRPr="00B36C37">
              <w:rPr>
                <w:rStyle w:val="Hyperlink"/>
                <w:rFonts w:ascii="Times New Roman" w:hAnsi="Times New Roman" w:cs="Times New Roman"/>
                <w:noProof/>
              </w:rPr>
              <w:t>1.5.1 Project Deliverables</w:t>
            </w:r>
            <w:r>
              <w:rPr>
                <w:noProof/>
                <w:webHidden/>
              </w:rPr>
              <w:tab/>
            </w:r>
            <w:r>
              <w:rPr>
                <w:noProof/>
                <w:webHidden/>
              </w:rPr>
              <w:fldChar w:fldCharType="begin"/>
            </w:r>
            <w:r>
              <w:rPr>
                <w:noProof/>
                <w:webHidden/>
              </w:rPr>
              <w:instrText xml:space="preserve"> PAGEREF _Toc238561710 \h </w:instrText>
            </w:r>
            <w:r>
              <w:rPr>
                <w:noProof/>
                <w:webHidden/>
              </w:rPr>
            </w:r>
            <w:r>
              <w:rPr>
                <w:noProof/>
                <w:webHidden/>
              </w:rPr>
              <w:fldChar w:fldCharType="separate"/>
            </w:r>
            <w:r>
              <w:rPr>
                <w:noProof/>
                <w:webHidden/>
              </w:rPr>
              <w:t>3</w:t>
            </w:r>
            <w:r>
              <w:rPr>
                <w:noProof/>
                <w:webHidden/>
              </w:rPr>
              <w:fldChar w:fldCharType="end"/>
            </w:r>
          </w:hyperlink>
        </w:p>
        <w:p w14:paraId="453E462E" w14:textId="78E183A0" w:rsidR="001F358C" w:rsidRDefault="001F358C">
          <w:pPr>
            <w:pStyle w:val="TOC2"/>
            <w:tabs>
              <w:tab w:val="right" w:leader="underscore" w:pos="9350"/>
            </w:tabs>
            <w:rPr>
              <w:noProof/>
              <w:kern w:val="2"/>
              <w:sz w:val="24"/>
              <w:szCs w:val="24"/>
              <w:lang/>
              <w14:ligatures w14:val="standardContextual"/>
            </w:rPr>
          </w:pPr>
          <w:hyperlink w:anchor="_Toc238561711" w:history="1">
            <w:r w:rsidRPr="00B36C37">
              <w:rPr>
                <w:rStyle w:val="Hyperlink"/>
                <w:rFonts w:ascii="Times New Roman" w:hAnsi="Times New Roman" w:cs="Times New Roman"/>
                <w:noProof/>
              </w:rPr>
              <w:t>1.5.2 Work Breakdown Structure and Task Scheduling</w:t>
            </w:r>
            <w:r>
              <w:rPr>
                <w:noProof/>
                <w:webHidden/>
              </w:rPr>
              <w:tab/>
            </w:r>
            <w:r>
              <w:rPr>
                <w:noProof/>
                <w:webHidden/>
              </w:rPr>
              <w:fldChar w:fldCharType="begin"/>
            </w:r>
            <w:r>
              <w:rPr>
                <w:noProof/>
                <w:webHidden/>
              </w:rPr>
              <w:instrText xml:space="preserve"> PAGEREF _Toc238561711 \h </w:instrText>
            </w:r>
            <w:r>
              <w:rPr>
                <w:noProof/>
                <w:webHidden/>
              </w:rPr>
            </w:r>
            <w:r>
              <w:rPr>
                <w:noProof/>
                <w:webHidden/>
              </w:rPr>
              <w:fldChar w:fldCharType="separate"/>
            </w:r>
            <w:r>
              <w:rPr>
                <w:noProof/>
                <w:webHidden/>
              </w:rPr>
              <w:t>4</w:t>
            </w:r>
            <w:r>
              <w:rPr>
                <w:noProof/>
                <w:webHidden/>
              </w:rPr>
              <w:fldChar w:fldCharType="end"/>
            </w:r>
          </w:hyperlink>
        </w:p>
        <w:p w14:paraId="011730D3" w14:textId="16518D60" w:rsidR="001F358C" w:rsidRDefault="001F358C">
          <w:pPr>
            <w:pStyle w:val="TOC1"/>
            <w:tabs>
              <w:tab w:val="right" w:leader="underscore" w:pos="9350"/>
            </w:tabs>
            <w:rPr>
              <w:noProof/>
              <w:kern w:val="2"/>
              <w:sz w:val="24"/>
              <w:szCs w:val="24"/>
              <w:lang/>
              <w14:ligatures w14:val="standardContextual"/>
            </w:rPr>
          </w:pPr>
          <w:hyperlink w:anchor="_Toc238561712" w:history="1">
            <w:r w:rsidRPr="00B36C37">
              <w:rPr>
                <w:rStyle w:val="Hyperlink"/>
                <w:rFonts w:ascii="Times New Roman" w:hAnsi="Times New Roman" w:cs="Times New Roman"/>
                <w:noProof/>
              </w:rPr>
              <w:t>1.6 Development Approach</w:t>
            </w:r>
            <w:r>
              <w:rPr>
                <w:noProof/>
                <w:webHidden/>
              </w:rPr>
              <w:tab/>
            </w:r>
            <w:r>
              <w:rPr>
                <w:noProof/>
                <w:webHidden/>
              </w:rPr>
              <w:fldChar w:fldCharType="begin"/>
            </w:r>
            <w:r>
              <w:rPr>
                <w:noProof/>
                <w:webHidden/>
              </w:rPr>
              <w:instrText xml:space="preserve"> PAGEREF _Toc238561712 \h </w:instrText>
            </w:r>
            <w:r>
              <w:rPr>
                <w:noProof/>
                <w:webHidden/>
              </w:rPr>
            </w:r>
            <w:r>
              <w:rPr>
                <w:noProof/>
                <w:webHidden/>
              </w:rPr>
              <w:fldChar w:fldCharType="separate"/>
            </w:r>
            <w:r>
              <w:rPr>
                <w:noProof/>
                <w:webHidden/>
              </w:rPr>
              <w:t>8</w:t>
            </w:r>
            <w:r>
              <w:rPr>
                <w:noProof/>
                <w:webHidden/>
              </w:rPr>
              <w:fldChar w:fldCharType="end"/>
            </w:r>
          </w:hyperlink>
        </w:p>
        <w:p w14:paraId="71B8C785" w14:textId="67C8FC31" w:rsidR="001F358C" w:rsidRDefault="001F358C">
          <w:pPr>
            <w:pStyle w:val="TOC1"/>
            <w:tabs>
              <w:tab w:val="right" w:leader="underscore" w:pos="9350"/>
            </w:tabs>
            <w:rPr>
              <w:noProof/>
              <w:kern w:val="2"/>
              <w:sz w:val="24"/>
              <w:szCs w:val="24"/>
              <w:lang/>
              <w14:ligatures w14:val="standardContextual"/>
            </w:rPr>
          </w:pPr>
          <w:hyperlink w:anchor="_Toc238561713" w:history="1">
            <w:r w:rsidRPr="00B36C37">
              <w:rPr>
                <w:rStyle w:val="Hyperlink"/>
                <w:rFonts w:ascii="Times New Roman" w:hAnsi="Times New Roman" w:cs="Times New Roman"/>
                <w:noProof/>
              </w:rPr>
              <w:t>1.7 Main Users</w:t>
            </w:r>
            <w:r>
              <w:rPr>
                <w:noProof/>
                <w:webHidden/>
              </w:rPr>
              <w:tab/>
            </w:r>
            <w:r>
              <w:rPr>
                <w:noProof/>
                <w:webHidden/>
              </w:rPr>
              <w:fldChar w:fldCharType="begin"/>
            </w:r>
            <w:r>
              <w:rPr>
                <w:noProof/>
                <w:webHidden/>
              </w:rPr>
              <w:instrText xml:space="preserve"> PAGEREF _Toc238561713 \h </w:instrText>
            </w:r>
            <w:r>
              <w:rPr>
                <w:noProof/>
                <w:webHidden/>
              </w:rPr>
            </w:r>
            <w:r>
              <w:rPr>
                <w:noProof/>
                <w:webHidden/>
              </w:rPr>
              <w:fldChar w:fldCharType="separate"/>
            </w:r>
            <w:r>
              <w:rPr>
                <w:noProof/>
                <w:webHidden/>
              </w:rPr>
              <w:t>8</w:t>
            </w:r>
            <w:r>
              <w:rPr>
                <w:noProof/>
                <w:webHidden/>
              </w:rPr>
              <w:fldChar w:fldCharType="end"/>
            </w:r>
          </w:hyperlink>
        </w:p>
        <w:p w14:paraId="58CB3459" w14:textId="5794A078" w:rsidR="001F358C" w:rsidRDefault="001F358C">
          <w:pPr>
            <w:pStyle w:val="TOC2"/>
            <w:tabs>
              <w:tab w:val="right" w:leader="underscore" w:pos="9350"/>
            </w:tabs>
            <w:rPr>
              <w:noProof/>
              <w:kern w:val="2"/>
              <w:sz w:val="24"/>
              <w:szCs w:val="24"/>
              <w:lang/>
              <w14:ligatures w14:val="standardContextual"/>
            </w:rPr>
          </w:pPr>
          <w:hyperlink w:anchor="_Toc238561714" w:history="1">
            <w:r w:rsidRPr="00B36C37">
              <w:rPr>
                <w:rStyle w:val="Hyperlink"/>
                <w:rFonts w:ascii="Times New Roman" w:hAnsi="Times New Roman" w:cs="Times New Roman"/>
                <w:noProof/>
              </w:rPr>
              <w:t>1.7.1 Student</w:t>
            </w:r>
            <w:r>
              <w:rPr>
                <w:noProof/>
                <w:webHidden/>
              </w:rPr>
              <w:tab/>
            </w:r>
            <w:r>
              <w:rPr>
                <w:noProof/>
                <w:webHidden/>
              </w:rPr>
              <w:fldChar w:fldCharType="begin"/>
            </w:r>
            <w:r>
              <w:rPr>
                <w:noProof/>
                <w:webHidden/>
              </w:rPr>
              <w:instrText xml:space="preserve"> PAGEREF _Toc238561714 \h </w:instrText>
            </w:r>
            <w:r>
              <w:rPr>
                <w:noProof/>
                <w:webHidden/>
              </w:rPr>
            </w:r>
            <w:r>
              <w:rPr>
                <w:noProof/>
                <w:webHidden/>
              </w:rPr>
              <w:fldChar w:fldCharType="separate"/>
            </w:r>
            <w:r>
              <w:rPr>
                <w:noProof/>
                <w:webHidden/>
              </w:rPr>
              <w:t>8</w:t>
            </w:r>
            <w:r>
              <w:rPr>
                <w:noProof/>
                <w:webHidden/>
              </w:rPr>
              <w:fldChar w:fldCharType="end"/>
            </w:r>
          </w:hyperlink>
        </w:p>
        <w:p w14:paraId="06A42974" w14:textId="6686F795" w:rsidR="001F358C" w:rsidRDefault="001F358C">
          <w:pPr>
            <w:pStyle w:val="TOC2"/>
            <w:tabs>
              <w:tab w:val="right" w:leader="underscore" w:pos="9350"/>
            </w:tabs>
            <w:rPr>
              <w:noProof/>
              <w:kern w:val="2"/>
              <w:sz w:val="24"/>
              <w:szCs w:val="24"/>
              <w:lang/>
              <w14:ligatures w14:val="standardContextual"/>
            </w:rPr>
          </w:pPr>
          <w:hyperlink w:anchor="_Toc238561715" w:history="1">
            <w:r w:rsidRPr="00B36C37">
              <w:rPr>
                <w:rStyle w:val="Hyperlink"/>
                <w:rFonts w:ascii="Times New Roman" w:hAnsi="Times New Roman" w:cs="Times New Roman"/>
                <w:noProof/>
              </w:rPr>
              <w:t>1.7.2 Teacher</w:t>
            </w:r>
            <w:r>
              <w:rPr>
                <w:noProof/>
                <w:webHidden/>
              </w:rPr>
              <w:tab/>
            </w:r>
            <w:r>
              <w:rPr>
                <w:noProof/>
                <w:webHidden/>
              </w:rPr>
              <w:fldChar w:fldCharType="begin"/>
            </w:r>
            <w:r>
              <w:rPr>
                <w:noProof/>
                <w:webHidden/>
              </w:rPr>
              <w:instrText xml:space="preserve"> PAGEREF _Toc238561715 \h </w:instrText>
            </w:r>
            <w:r>
              <w:rPr>
                <w:noProof/>
                <w:webHidden/>
              </w:rPr>
            </w:r>
            <w:r>
              <w:rPr>
                <w:noProof/>
                <w:webHidden/>
              </w:rPr>
              <w:fldChar w:fldCharType="separate"/>
            </w:r>
            <w:r>
              <w:rPr>
                <w:noProof/>
                <w:webHidden/>
              </w:rPr>
              <w:t>8</w:t>
            </w:r>
            <w:r>
              <w:rPr>
                <w:noProof/>
                <w:webHidden/>
              </w:rPr>
              <w:fldChar w:fldCharType="end"/>
            </w:r>
          </w:hyperlink>
        </w:p>
        <w:p w14:paraId="62D708ED" w14:textId="1DC93A75" w:rsidR="001F358C" w:rsidRDefault="001F358C">
          <w:pPr>
            <w:pStyle w:val="TOC1"/>
            <w:tabs>
              <w:tab w:val="right" w:leader="underscore" w:pos="9350"/>
            </w:tabs>
            <w:rPr>
              <w:noProof/>
              <w:kern w:val="2"/>
              <w:sz w:val="24"/>
              <w:szCs w:val="24"/>
              <w:lang/>
              <w14:ligatures w14:val="standardContextual"/>
            </w:rPr>
          </w:pPr>
          <w:hyperlink w:anchor="_Toc238561716" w:history="1">
            <w:r w:rsidRPr="00B36C37">
              <w:rPr>
                <w:rStyle w:val="Hyperlink"/>
                <w:rFonts w:ascii="Times New Roman" w:hAnsi="Times New Roman" w:cs="Times New Roman"/>
                <w:noProof/>
              </w:rPr>
              <w:t>1.8 High-Level System Workflow</w:t>
            </w:r>
            <w:r>
              <w:rPr>
                <w:noProof/>
                <w:webHidden/>
              </w:rPr>
              <w:tab/>
            </w:r>
            <w:r>
              <w:rPr>
                <w:noProof/>
                <w:webHidden/>
              </w:rPr>
              <w:fldChar w:fldCharType="begin"/>
            </w:r>
            <w:r>
              <w:rPr>
                <w:noProof/>
                <w:webHidden/>
              </w:rPr>
              <w:instrText xml:space="preserve"> PAGEREF _Toc238561716 \h </w:instrText>
            </w:r>
            <w:r>
              <w:rPr>
                <w:noProof/>
                <w:webHidden/>
              </w:rPr>
            </w:r>
            <w:r>
              <w:rPr>
                <w:noProof/>
                <w:webHidden/>
              </w:rPr>
              <w:fldChar w:fldCharType="separate"/>
            </w:r>
            <w:r>
              <w:rPr>
                <w:noProof/>
                <w:webHidden/>
              </w:rPr>
              <w:t>8</w:t>
            </w:r>
            <w:r>
              <w:rPr>
                <w:noProof/>
                <w:webHidden/>
              </w:rPr>
              <w:fldChar w:fldCharType="end"/>
            </w:r>
          </w:hyperlink>
        </w:p>
        <w:p w14:paraId="6E7E585E" w14:textId="2C36170B" w:rsidR="001F358C" w:rsidRDefault="001F358C">
          <w:pPr>
            <w:pStyle w:val="TOC1"/>
            <w:tabs>
              <w:tab w:val="right" w:leader="underscore" w:pos="9350"/>
            </w:tabs>
            <w:rPr>
              <w:noProof/>
              <w:kern w:val="2"/>
              <w:sz w:val="24"/>
              <w:szCs w:val="24"/>
              <w:lang/>
              <w14:ligatures w14:val="standardContextual"/>
            </w:rPr>
          </w:pPr>
          <w:hyperlink w:anchor="_Toc238561717" w:history="1">
            <w:r w:rsidRPr="00B36C37">
              <w:rPr>
                <w:rStyle w:val="Hyperlink"/>
                <w:rFonts w:ascii="Times New Roman" w:hAnsi="Times New Roman" w:cs="Times New Roman"/>
                <w:noProof/>
              </w:rPr>
              <w:t>1.9 Role of Semantic Consistency Checking</w:t>
            </w:r>
            <w:r>
              <w:rPr>
                <w:noProof/>
                <w:webHidden/>
              </w:rPr>
              <w:tab/>
            </w:r>
            <w:r>
              <w:rPr>
                <w:noProof/>
                <w:webHidden/>
              </w:rPr>
              <w:fldChar w:fldCharType="begin"/>
            </w:r>
            <w:r>
              <w:rPr>
                <w:noProof/>
                <w:webHidden/>
              </w:rPr>
              <w:instrText xml:space="preserve"> PAGEREF _Toc238561717 \h </w:instrText>
            </w:r>
            <w:r>
              <w:rPr>
                <w:noProof/>
                <w:webHidden/>
              </w:rPr>
            </w:r>
            <w:r>
              <w:rPr>
                <w:noProof/>
                <w:webHidden/>
              </w:rPr>
              <w:fldChar w:fldCharType="separate"/>
            </w:r>
            <w:r>
              <w:rPr>
                <w:noProof/>
                <w:webHidden/>
              </w:rPr>
              <w:t>9</w:t>
            </w:r>
            <w:r>
              <w:rPr>
                <w:noProof/>
                <w:webHidden/>
              </w:rPr>
              <w:fldChar w:fldCharType="end"/>
            </w:r>
          </w:hyperlink>
        </w:p>
        <w:p w14:paraId="0010FA0D" w14:textId="64E093DC" w:rsidR="001F358C" w:rsidRDefault="001F358C">
          <w:pPr>
            <w:pStyle w:val="TOC1"/>
            <w:tabs>
              <w:tab w:val="right" w:leader="underscore" w:pos="9350"/>
            </w:tabs>
            <w:rPr>
              <w:noProof/>
              <w:kern w:val="2"/>
              <w:sz w:val="24"/>
              <w:szCs w:val="24"/>
              <w:lang/>
              <w14:ligatures w14:val="standardContextual"/>
            </w:rPr>
          </w:pPr>
          <w:hyperlink w:anchor="_Toc238561718" w:history="1">
            <w:r w:rsidRPr="00B36C37">
              <w:rPr>
                <w:rStyle w:val="Hyperlink"/>
                <w:rFonts w:ascii="Times New Roman" w:hAnsi="Times New Roman" w:cs="Times New Roman"/>
                <w:noProof/>
              </w:rPr>
              <w:t>1.10 Automated Checking and Consistency Checking</w:t>
            </w:r>
            <w:r>
              <w:rPr>
                <w:noProof/>
                <w:webHidden/>
              </w:rPr>
              <w:tab/>
            </w:r>
            <w:r>
              <w:rPr>
                <w:noProof/>
                <w:webHidden/>
              </w:rPr>
              <w:fldChar w:fldCharType="begin"/>
            </w:r>
            <w:r>
              <w:rPr>
                <w:noProof/>
                <w:webHidden/>
              </w:rPr>
              <w:instrText xml:space="preserve"> PAGEREF _Toc238561718 \h </w:instrText>
            </w:r>
            <w:r>
              <w:rPr>
                <w:noProof/>
                <w:webHidden/>
              </w:rPr>
            </w:r>
            <w:r>
              <w:rPr>
                <w:noProof/>
                <w:webHidden/>
              </w:rPr>
              <w:fldChar w:fldCharType="separate"/>
            </w:r>
            <w:r>
              <w:rPr>
                <w:noProof/>
                <w:webHidden/>
              </w:rPr>
              <w:t>9</w:t>
            </w:r>
            <w:r>
              <w:rPr>
                <w:noProof/>
                <w:webHidden/>
              </w:rPr>
              <w:fldChar w:fldCharType="end"/>
            </w:r>
          </w:hyperlink>
        </w:p>
        <w:p w14:paraId="2655676B" w14:textId="79B47436" w:rsidR="001F358C" w:rsidRDefault="001F358C">
          <w:pPr>
            <w:pStyle w:val="TOC1"/>
            <w:tabs>
              <w:tab w:val="right" w:leader="underscore" w:pos="9350"/>
            </w:tabs>
            <w:rPr>
              <w:noProof/>
              <w:kern w:val="2"/>
              <w:sz w:val="24"/>
              <w:szCs w:val="24"/>
              <w:lang/>
              <w14:ligatures w14:val="standardContextual"/>
            </w:rPr>
          </w:pPr>
          <w:hyperlink w:anchor="_Toc238561719" w:history="1">
            <w:r w:rsidRPr="00B36C37">
              <w:rPr>
                <w:rStyle w:val="Hyperlink"/>
                <w:rFonts w:ascii="Times New Roman" w:hAnsi="Times New Roman" w:cs="Times New Roman"/>
                <w:noProof/>
              </w:rPr>
              <w:t>1.11 Tools and Techniques</w:t>
            </w:r>
            <w:r>
              <w:rPr>
                <w:noProof/>
                <w:webHidden/>
              </w:rPr>
              <w:tab/>
            </w:r>
            <w:r>
              <w:rPr>
                <w:noProof/>
                <w:webHidden/>
              </w:rPr>
              <w:fldChar w:fldCharType="begin"/>
            </w:r>
            <w:r>
              <w:rPr>
                <w:noProof/>
                <w:webHidden/>
              </w:rPr>
              <w:instrText xml:space="preserve"> PAGEREF _Toc238561719 \h </w:instrText>
            </w:r>
            <w:r>
              <w:rPr>
                <w:noProof/>
                <w:webHidden/>
              </w:rPr>
            </w:r>
            <w:r>
              <w:rPr>
                <w:noProof/>
                <w:webHidden/>
              </w:rPr>
              <w:fldChar w:fldCharType="separate"/>
            </w:r>
            <w:r>
              <w:rPr>
                <w:noProof/>
                <w:webHidden/>
              </w:rPr>
              <w:t>9</w:t>
            </w:r>
            <w:r>
              <w:rPr>
                <w:noProof/>
                <w:webHidden/>
              </w:rPr>
              <w:fldChar w:fldCharType="end"/>
            </w:r>
          </w:hyperlink>
        </w:p>
        <w:p w14:paraId="356D2B2C" w14:textId="64E0D812" w:rsidR="001F358C" w:rsidRDefault="001F358C">
          <w:pPr>
            <w:pStyle w:val="TOC2"/>
            <w:tabs>
              <w:tab w:val="right" w:leader="underscore" w:pos="9350"/>
            </w:tabs>
            <w:rPr>
              <w:noProof/>
              <w:kern w:val="2"/>
              <w:sz w:val="24"/>
              <w:szCs w:val="24"/>
              <w:lang/>
              <w14:ligatures w14:val="standardContextual"/>
            </w:rPr>
          </w:pPr>
          <w:hyperlink w:anchor="_Toc238561720" w:history="1">
            <w:r w:rsidRPr="00B36C37">
              <w:rPr>
                <w:rStyle w:val="Hyperlink"/>
                <w:rFonts w:ascii="Times New Roman" w:hAnsi="Times New Roman" w:cs="Times New Roman"/>
                <w:noProof/>
              </w:rPr>
              <w:t>1.11.1 Development Process and Infrastructure</w:t>
            </w:r>
            <w:r>
              <w:rPr>
                <w:noProof/>
                <w:webHidden/>
              </w:rPr>
              <w:tab/>
            </w:r>
            <w:r>
              <w:rPr>
                <w:noProof/>
                <w:webHidden/>
              </w:rPr>
              <w:fldChar w:fldCharType="begin"/>
            </w:r>
            <w:r>
              <w:rPr>
                <w:noProof/>
                <w:webHidden/>
              </w:rPr>
              <w:instrText xml:space="preserve"> PAGEREF _Toc238561720 \h </w:instrText>
            </w:r>
            <w:r>
              <w:rPr>
                <w:noProof/>
                <w:webHidden/>
              </w:rPr>
            </w:r>
            <w:r>
              <w:rPr>
                <w:noProof/>
                <w:webHidden/>
              </w:rPr>
              <w:fldChar w:fldCharType="separate"/>
            </w:r>
            <w:r>
              <w:rPr>
                <w:noProof/>
                <w:webHidden/>
              </w:rPr>
              <w:t>9</w:t>
            </w:r>
            <w:r>
              <w:rPr>
                <w:noProof/>
                <w:webHidden/>
              </w:rPr>
              <w:fldChar w:fldCharType="end"/>
            </w:r>
          </w:hyperlink>
        </w:p>
        <w:p w14:paraId="381DFA0C" w14:textId="2002AFEE" w:rsidR="001F358C" w:rsidRDefault="001F358C">
          <w:pPr>
            <w:pStyle w:val="TOC2"/>
            <w:tabs>
              <w:tab w:val="right" w:leader="underscore" w:pos="9350"/>
            </w:tabs>
            <w:rPr>
              <w:noProof/>
              <w:kern w:val="2"/>
              <w:sz w:val="24"/>
              <w:szCs w:val="24"/>
              <w:lang/>
              <w14:ligatures w14:val="standardContextual"/>
            </w:rPr>
          </w:pPr>
          <w:hyperlink w:anchor="_Toc238561721" w:history="1">
            <w:r w:rsidRPr="00B36C37">
              <w:rPr>
                <w:rStyle w:val="Hyperlink"/>
                <w:rFonts w:ascii="Times New Roman" w:hAnsi="Times New Roman" w:cs="Times New Roman"/>
                <w:noProof/>
              </w:rPr>
              <w:t>1.11.2 Backend Development Tools</w:t>
            </w:r>
            <w:r>
              <w:rPr>
                <w:noProof/>
                <w:webHidden/>
              </w:rPr>
              <w:tab/>
            </w:r>
            <w:r>
              <w:rPr>
                <w:noProof/>
                <w:webHidden/>
              </w:rPr>
              <w:fldChar w:fldCharType="begin"/>
            </w:r>
            <w:r>
              <w:rPr>
                <w:noProof/>
                <w:webHidden/>
              </w:rPr>
              <w:instrText xml:space="preserve"> PAGEREF _Toc238561721 \h </w:instrText>
            </w:r>
            <w:r>
              <w:rPr>
                <w:noProof/>
                <w:webHidden/>
              </w:rPr>
            </w:r>
            <w:r>
              <w:rPr>
                <w:noProof/>
                <w:webHidden/>
              </w:rPr>
              <w:fldChar w:fldCharType="separate"/>
            </w:r>
            <w:r>
              <w:rPr>
                <w:noProof/>
                <w:webHidden/>
              </w:rPr>
              <w:t>10</w:t>
            </w:r>
            <w:r>
              <w:rPr>
                <w:noProof/>
                <w:webHidden/>
              </w:rPr>
              <w:fldChar w:fldCharType="end"/>
            </w:r>
          </w:hyperlink>
        </w:p>
        <w:p w14:paraId="710E67A3" w14:textId="5BBEAC3E" w:rsidR="001F358C" w:rsidRDefault="001F358C">
          <w:pPr>
            <w:pStyle w:val="TOC2"/>
            <w:tabs>
              <w:tab w:val="right" w:leader="underscore" w:pos="9350"/>
            </w:tabs>
            <w:rPr>
              <w:noProof/>
              <w:kern w:val="2"/>
              <w:sz w:val="24"/>
              <w:szCs w:val="24"/>
              <w:lang/>
              <w14:ligatures w14:val="standardContextual"/>
            </w:rPr>
          </w:pPr>
          <w:hyperlink w:anchor="_Toc238561722" w:history="1">
            <w:r w:rsidRPr="00B36C37">
              <w:rPr>
                <w:rStyle w:val="Hyperlink"/>
                <w:rFonts w:ascii="Times New Roman" w:hAnsi="Times New Roman" w:cs="Times New Roman"/>
                <w:noProof/>
              </w:rPr>
              <w:t>1.11.3 Frontend Development Tools</w:t>
            </w:r>
            <w:r>
              <w:rPr>
                <w:noProof/>
                <w:webHidden/>
              </w:rPr>
              <w:tab/>
            </w:r>
            <w:r>
              <w:rPr>
                <w:noProof/>
                <w:webHidden/>
              </w:rPr>
              <w:fldChar w:fldCharType="begin"/>
            </w:r>
            <w:r>
              <w:rPr>
                <w:noProof/>
                <w:webHidden/>
              </w:rPr>
              <w:instrText xml:space="preserve"> PAGEREF _Toc238561722 \h </w:instrText>
            </w:r>
            <w:r>
              <w:rPr>
                <w:noProof/>
                <w:webHidden/>
              </w:rPr>
            </w:r>
            <w:r>
              <w:rPr>
                <w:noProof/>
                <w:webHidden/>
              </w:rPr>
              <w:fldChar w:fldCharType="separate"/>
            </w:r>
            <w:r>
              <w:rPr>
                <w:noProof/>
                <w:webHidden/>
              </w:rPr>
              <w:t>11</w:t>
            </w:r>
            <w:r>
              <w:rPr>
                <w:noProof/>
                <w:webHidden/>
              </w:rPr>
              <w:fldChar w:fldCharType="end"/>
            </w:r>
          </w:hyperlink>
        </w:p>
        <w:p w14:paraId="50AACAC8" w14:textId="5CC4863E" w:rsidR="001F358C" w:rsidRDefault="001F358C">
          <w:pPr>
            <w:pStyle w:val="TOC1"/>
            <w:tabs>
              <w:tab w:val="right" w:leader="underscore" w:pos="9350"/>
            </w:tabs>
            <w:rPr>
              <w:noProof/>
              <w:kern w:val="2"/>
              <w:sz w:val="24"/>
              <w:szCs w:val="24"/>
              <w:lang/>
              <w14:ligatures w14:val="standardContextual"/>
            </w:rPr>
          </w:pPr>
          <w:hyperlink w:anchor="_Toc238561723" w:history="1">
            <w:r w:rsidRPr="00B36C37">
              <w:rPr>
                <w:rStyle w:val="Hyperlink"/>
                <w:rFonts w:ascii="Times New Roman" w:hAnsi="Times New Roman" w:cs="Times New Roman"/>
                <w:noProof/>
              </w:rPr>
              <w:t>1.12 Related Work</w:t>
            </w:r>
            <w:r>
              <w:rPr>
                <w:noProof/>
                <w:webHidden/>
              </w:rPr>
              <w:tab/>
            </w:r>
            <w:r>
              <w:rPr>
                <w:noProof/>
                <w:webHidden/>
              </w:rPr>
              <w:fldChar w:fldCharType="begin"/>
            </w:r>
            <w:r>
              <w:rPr>
                <w:noProof/>
                <w:webHidden/>
              </w:rPr>
              <w:instrText xml:space="preserve"> PAGEREF _Toc238561723 \h </w:instrText>
            </w:r>
            <w:r>
              <w:rPr>
                <w:noProof/>
                <w:webHidden/>
              </w:rPr>
            </w:r>
            <w:r>
              <w:rPr>
                <w:noProof/>
                <w:webHidden/>
              </w:rPr>
              <w:fldChar w:fldCharType="separate"/>
            </w:r>
            <w:r>
              <w:rPr>
                <w:noProof/>
                <w:webHidden/>
              </w:rPr>
              <w:t>11</w:t>
            </w:r>
            <w:r>
              <w:rPr>
                <w:noProof/>
                <w:webHidden/>
              </w:rPr>
              <w:fldChar w:fldCharType="end"/>
            </w:r>
          </w:hyperlink>
        </w:p>
        <w:p w14:paraId="43322A28" w14:textId="22826DEB" w:rsidR="001F358C" w:rsidRDefault="001F358C">
          <w:pPr>
            <w:pStyle w:val="TOC1"/>
            <w:tabs>
              <w:tab w:val="right" w:leader="underscore" w:pos="9350"/>
            </w:tabs>
            <w:rPr>
              <w:noProof/>
              <w:kern w:val="2"/>
              <w:sz w:val="24"/>
              <w:szCs w:val="24"/>
              <w:lang/>
              <w14:ligatures w14:val="standardContextual"/>
            </w:rPr>
          </w:pPr>
          <w:hyperlink w:anchor="_Toc238561724" w:history="1">
            <w:r w:rsidRPr="00B36C37">
              <w:rPr>
                <w:rStyle w:val="Hyperlink"/>
                <w:rFonts w:ascii="Times New Roman" w:hAnsi="Times New Roman" w:cs="Times New Roman"/>
                <w:noProof/>
              </w:rPr>
              <w:t>1.13 Summary</w:t>
            </w:r>
            <w:r>
              <w:rPr>
                <w:noProof/>
                <w:webHidden/>
              </w:rPr>
              <w:tab/>
            </w:r>
            <w:r>
              <w:rPr>
                <w:noProof/>
                <w:webHidden/>
              </w:rPr>
              <w:fldChar w:fldCharType="begin"/>
            </w:r>
            <w:r>
              <w:rPr>
                <w:noProof/>
                <w:webHidden/>
              </w:rPr>
              <w:instrText xml:space="preserve"> PAGEREF _Toc238561724 \h </w:instrText>
            </w:r>
            <w:r>
              <w:rPr>
                <w:noProof/>
                <w:webHidden/>
              </w:rPr>
            </w:r>
            <w:r>
              <w:rPr>
                <w:noProof/>
                <w:webHidden/>
              </w:rPr>
              <w:fldChar w:fldCharType="separate"/>
            </w:r>
            <w:r>
              <w:rPr>
                <w:noProof/>
                <w:webHidden/>
              </w:rPr>
              <w:t>12</w:t>
            </w:r>
            <w:r>
              <w:rPr>
                <w:noProof/>
                <w:webHidden/>
              </w:rPr>
              <w:fldChar w:fldCharType="end"/>
            </w:r>
          </w:hyperlink>
        </w:p>
        <w:p w14:paraId="76880FA7" w14:textId="4E5FEB6F" w:rsidR="001F358C" w:rsidRDefault="001F358C">
          <w:pPr>
            <w:pStyle w:val="TOC1"/>
            <w:tabs>
              <w:tab w:val="right" w:leader="underscore" w:pos="9350"/>
            </w:tabs>
            <w:rPr>
              <w:noProof/>
              <w:kern w:val="2"/>
              <w:sz w:val="24"/>
              <w:szCs w:val="24"/>
              <w:lang/>
              <w14:ligatures w14:val="standardContextual"/>
            </w:rPr>
          </w:pPr>
          <w:hyperlink w:anchor="_Toc238561725" w:history="1">
            <w:r w:rsidRPr="00B36C37">
              <w:rPr>
                <w:rStyle w:val="Hyperlink"/>
                <w:rFonts w:ascii="Times New Roman" w:hAnsi="Times New Roman" w:cs="Times New Roman"/>
                <w:b/>
                <w:noProof/>
              </w:rPr>
              <w:t>CHAPTER 2</w:t>
            </w:r>
            <w:r>
              <w:rPr>
                <w:noProof/>
                <w:webHidden/>
              </w:rPr>
              <w:tab/>
            </w:r>
            <w:r>
              <w:rPr>
                <w:noProof/>
                <w:webHidden/>
              </w:rPr>
              <w:fldChar w:fldCharType="begin"/>
            </w:r>
            <w:r>
              <w:rPr>
                <w:noProof/>
                <w:webHidden/>
              </w:rPr>
              <w:instrText xml:space="preserve"> PAGEREF _Toc238561725 \h </w:instrText>
            </w:r>
            <w:r>
              <w:rPr>
                <w:noProof/>
                <w:webHidden/>
              </w:rPr>
            </w:r>
            <w:r>
              <w:rPr>
                <w:noProof/>
                <w:webHidden/>
              </w:rPr>
              <w:fldChar w:fldCharType="separate"/>
            </w:r>
            <w:r>
              <w:rPr>
                <w:noProof/>
                <w:webHidden/>
              </w:rPr>
              <w:t>13</w:t>
            </w:r>
            <w:r>
              <w:rPr>
                <w:noProof/>
                <w:webHidden/>
              </w:rPr>
              <w:fldChar w:fldCharType="end"/>
            </w:r>
          </w:hyperlink>
        </w:p>
        <w:p w14:paraId="5CCD72AD" w14:textId="058C658D" w:rsidR="001F358C" w:rsidRDefault="001F358C">
          <w:pPr>
            <w:pStyle w:val="TOC1"/>
            <w:tabs>
              <w:tab w:val="right" w:leader="underscore" w:pos="9350"/>
            </w:tabs>
            <w:rPr>
              <w:noProof/>
              <w:kern w:val="2"/>
              <w:sz w:val="24"/>
              <w:szCs w:val="24"/>
              <w:lang/>
              <w14:ligatures w14:val="standardContextual"/>
            </w:rPr>
          </w:pPr>
          <w:hyperlink w:anchor="_Toc238561726" w:history="1">
            <w:r w:rsidRPr="00B36C37">
              <w:rPr>
                <w:rStyle w:val="Hyperlink"/>
                <w:rFonts w:ascii="Times New Roman" w:hAnsi="Times New Roman" w:cs="Times New Roman"/>
                <w:b/>
                <w:noProof/>
              </w:rPr>
              <w:t>SOFTWARE REQUIREMENTS SPECIFICATION</w:t>
            </w:r>
            <w:r>
              <w:rPr>
                <w:noProof/>
                <w:webHidden/>
              </w:rPr>
              <w:tab/>
            </w:r>
            <w:r>
              <w:rPr>
                <w:noProof/>
                <w:webHidden/>
              </w:rPr>
              <w:fldChar w:fldCharType="begin"/>
            </w:r>
            <w:r>
              <w:rPr>
                <w:noProof/>
                <w:webHidden/>
              </w:rPr>
              <w:instrText xml:space="preserve"> PAGEREF _Toc238561726 \h </w:instrText>
            </w:r>
            <w:r>
              <w:rPr>
                <w:noProof/>
                <w:webHidden/>
              </w:rPr>
            </w:r>
            <w:r>
              <w:rPr>
                <w:noProof/>
                <w:webHidden/>
              </w:rPr>
              <w:fldChar w:fldCharType="separate"/>
            </w:r>
            <w:r>
              <w:rPr>
                <w:noProof/>
                <w:webHidden/>
              </w:rPr>
              <w:t>13</w:t>
            </w:r>
            <w:r>
              <w:rPr>
                <w:noProof/>
                <w:webHidden/>
              </w:rPr>
              <w:fldChar w:fldCharType="end"/>
            </w:r>
          </w:hyperlink>
        </w:p>
        <w:p w14:paraId="50B53E2C" w14:textId="5873D8AC" w:rsidR="001F358C" w:rsidRDefault="001F358C">
          <w:pPr>
            <w:pStyle w:val="TOC1"/>
            <w:tabs>
              <w:tab w:val="right" w:leader="underscore" w:pos="9350"/>
            </w:tabs>
            <w:rPr>
              <w:noProof/>
              <w:kern w:val="2"/>
              <w:sz w:val="24"/>
              <w:szCs w:val="24"/>
              <w:lang/>
              <w14:ligatures w14:val="standardContextual"/>
            </w:rPr>
          </w:pPr>
          <w:hyperlink w:anchor="_Toc238561727" w:history="1">
            <w:r w:rsidRPr="00B36C37">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_Toc238561727 \h </w:instrText>
            </w:r>
            <w:r>
              <w:rPr>
                <w:noProof/>
                <w:webHidden/>
              </w:rPr>
            </w:r>
            <w:r>
              <w:rPr>
                <w:noProof/>
                <w:webHidden/>
              </w:rPr>
              <w:fldChar w:fldCharType="separate"/>
            </w:r>
            <w:r>
              <w:rPr>
                <w:noProof/>
                <w:webHidden/>
              </w:rPr>
              <w:t>10</w:t>
            </w:r>
            <w:r>
              <w:rPr>
                <w:noProof/>
                <w:webHidden/>
              </w:rPr>
              <w:fldChar w:fldCharType="end"/>
            </w:r>
          </w:hyperlink>
        </w:p>
        <w:p w14:paraId="541F0A54" w14:textId="57F45B4D" w:rsidR="001F358C" w:rsidRDefault="001F358C">
          <w:pPr>
            <w:pStyle w:val="TOC2"/>
            <w:tabs>
              <w:tab w:val="right" w:leader="underscore" w:pos="9350"/>
            </w:tabs>
            <w:rPr>
              <w:noProof/>
              <w:kern w:val="2"/>
              <w:sz w:val="24"/>
              <w:szCs w:val="24"/>
              <w:lang/>
              <w14:ligatures w14:val="standardContextual"/>
            </w:rPr>
          </w:pPr>
          <w:hyperlink w:anchor="_Toc238561728" w:history="1">
            <w:r w:rsidRPr="00B36C37">
              <w:rPr>
                <w:rStyle w:val="Hyperlink"/>
                <w:rFonts w:ascii="Times New Roman" w:hAnsi="Times New Roman" w:cs="Times New Roman"/>
                <w:noProof/>
              </w:rPr>
              <w:t>2.1.1 Purpose</w:t>
            </w:r>
            <w:r>
              <w:rPr>
                <w:noProof/>
                <w:webHidden/>
              </w:rPr>
              <w:tab/>
            </w:r>
            <w:r>
              <w:rPr>
                <w:noProof/>
                <w:webHidden/>
              </w:rPr>
              <w:fldChar w:fldCharType="begin"/>
            </w:r>
            <w:r>
              <w:rPr>
                <w:noProof/>
                <w:webHidden/>
              </w:rPr>
              <w:instrText xml:space="preserve"> PAGEREF _Toc238561728 \h </w:instrText>
            </w:r>
            <w:r>
              <w:rPr>
                <w:noProof/>
                <w:webHidden/>
              </w:rPr>
            </w:r>
            <w:r>
              <w:rPr>
                <w:noProof/>
                <w:webHidden/>
              </w:rPr>
              <w:fldChar w:fldCharType="separate"/>
            </w:r>
            <w:r>
              <w:rPr>
                <w:noProof/>
                <w:webHidden/>
              </w:rPr>
              <w:t>10</w:t>
            </w:r>
            <w:r>
              <w:rPr>
                <w:noProof/>
                <w:webHidden/>
              </w:rPr>
              <w:fldChar w:fldCharType="end"/>
            </w:r>
          </w:hyperlink>
        </w:p>
        <w:p w14:paraId="45DC2B61" w14:textId="70733CD0" w:rsidR="001F358C" w:rsidRDefault="001F358C">
          <w:pPr>
            <w:pStyle w:val="TOC2"/>
            <w:tabs>
              <w:tab w:val="right" w:leader="underscore" w:pos="9350"/>
            </w:tabs>
            <w:rPr>
              <w:noProof/>
              <w:kern w:val="2"/>
              <w:sz w:val="24"/>
              <w:szCs w:val="24"/>
              <w:lang/>
              <w14:ligatures w14:val="standardContextual"/>
            </w:rPr>
          </w:pPr>
          <w:hyperlink w:anchor="_Toc238561729" w:history="1">
            <w:r w:rsidRPr="00B36C37">
              <w:rPr>
                <w:rStyle w:val="Hyperlink"/>
                <w:rFonts w:ascii="Times New Roman" w:hAnsi="Times New Roman" w:cs="Times New Roman"/>
                <w:noProof/>
              </w:rPr>
              <w:t>2.1.2 Scope</w:t>
            </w:r>
            <w:r>
              <w:rPr>
                <w:noProof/>
                <w:webHidden/>
              </w:rPr>
              <w:tab/>
            </w:r>
            <w:r>
              <w:rPr>
                <w:noProof/>
                <w:webHidden/>
              </w:rPr>
              <w:fldChar w:fldCharType="begin"/>
            </w:r>
            <w:r>
              <w:rPr>
                <w:noProof/>
                <w:webHidden/>
              </w:rPr>
              <w:instrText xml:space="preserve"> PAGEREF _Toc238561729 \h </w:instrText>
            </w:r>
            <w:r>
              <w:rPr>
                <w:noProof/>
                <w:webHidden/>
              </w:rPr>
            </w:r>
            <w:r>
              <w:rPr>
                <w:noProof/>
                <w:webHidden/>
              </w:rPr>
              <w:fldChar w:fldCharType="separate"/>
            </w:r>
            <w:r>
              <w:rPr>
                <w:noProof/>
                <w:webHidden/>
              </w:rPr>
              <w:t>10</w:t>
            </w:r>
            <w:r>
              <w:rPr>
                <w:noProof/>
                <w:webHidden/>
              </w:rPr>
              <w:fldChar w:fldCharType="end"/>
            </w:r>
          </w:hyperlink>
        </w:p>
        <w:p w14:paraId="2A79138A" w14:textId="28F3BC3F" w:rsidR="001F358C" w:rsidRDefault="001F358C">
          <w:pPr>
            <w:pStyle w:val="TOC2"/>
            <w:tabs>
              <w:tab w:val="right" w:leader="underscore" w:pos="9350"/>
            </w:tabs>
            <w:rPr>
              <w:noProof/>
              <w:kern w:val="2"/>
              <w:sz w:val="24"/>
              <w:szCs w:val="24"/>
              <w:lang/>
              <w14:ligatures w14:val="standardContextual"/>
            </w:rPr>
          </w:pPr>
          <w:hyperlink w:anchor="_Toc238561730" w:history="1">
            <w:r w:rsidRPr="00B36C37">
              <w:rPr>
                <w:rStyle w:val="Hyperlink"/>
                <w:rFonts w:ascii="Times New Roman" w:hAnsi="Times New Roman" w:cs="Times New Roman"/>
                <w:noProof/>
              </w:rPr>
              <w:t>2.1.3 Objectives</w:t>
            </w:r>
            <w:r>
              <w:rPr>
                <w:noProof/>
                <w:webHidden/>
              </w:rPr>
              <w:tab/>
            </w:r>
            <w:r>
              <w:rPr>
                <w:noProof/>
                <w:webHidden/>
              </w:rPr>
              <w:fldChar w:fldCharType="begin"/>
            </w:r>
            <w:r>
              <w:rPr>
                <w:noProof/>
                <w:webHidden/>
              </w:rPr>
              <w:instrText xml:space="preserve"> PAGEREF _Toc238561730 \h </w:instrText>
            </w:r>
            <w:r>
              <w:rPr>
                <w:noProof/>
                <w:webHidden/>
              </w:rPr>
            </w:r>
            <w:r>
              <w:rPr>
                <w:noProof/>
                <w:webHidden/>
              </w:rPr>
              <w:fldChar w:fldCharType="separate"/>
            </w:r>
            <w:r>
              <w:rPr>
                <w:noProof/>
                <w:webHidden/>
              </w:rPr>
              <w:t>10</w:t>
            </w:r>
            <w:r>
              <w:rPr>
                <w:noProof/>
                <w:webHidden/>
              </w:rPr>
              <w:fldChar w:fldCharType="end"/>
            </w:r>
          </w:hyperlink>
        </w:p>
        <w:p w14:paraId="01EF4CCF" w14:textId="1CB622C6" w:rsidR="001F358C" w:rsidRDefault="001F358C">
          <w:pPr>
            <w:pStyle w:val="TOC1"/>
            <w:tabs>
              <w:tab w:val="right" w:leader="underscore" w:pos="9350"/>
            </w:tabs>
            <w:rPr>
              <w:noProof/>
              <w:kern w:val="2"/>
              <w:sz w:val="24"/>
              <w:szCs w:val="24"/>
              <w:lang/>
              <w14:ligatures w14:val="standardContextual"/>
            </w:rPr>
          </w:pPr>
          <w:hyperlink w:anchor="_Toc238561731" w:history="1">
            <w:r w:rsidRPr="00B36C37">
              <w:rPr>
                <w:rStyle w:val="Hyperlink"/>
                <w:rFonts w:ascii="Times New Roman" w:hAnsi="Times New Roman" w:cs="Times New Roman"/>
                <w:noProof/>
              </w:rPr>
              <w:t>2.2 Overall Description</w:t>
            </w:r>
            <w:r>
              <w:rPr>
                <w:noProof/>
                <w:webHidden/>
              </w:rPr>
              <w:tab/>
            </w:r>
            <w:r>
              <w:rPr>
                <w:noProof/>
                <w:webHidden/>
              </w:rPr>
              <w:fldChar w:fldCharType="begin"/>
            </w:r>
            <w:r>
              <w:rPr>
                <w:noProof/>
                <w:webHidden/>
              </w:rPr>
              <w:instrText xml:space="preserve"> PAGEREF _Toc238561731 \h </w:instrText>
            </w:r>
            <w:r>
              <w:rPr>
                <w:noProof/>
                <w:webHidden/>
              </w:rPr>
            </w:r>
            <w:r>
              <w:rPr>
                <w:noProof/>
                <w:webHidden/>
              </w:rPr>
              <w:fldChar w:fldCharType="separate"/>
            </w:r>
            <w:r>
              <w:rPr>
                <w:noProof/>
                <w:webHidden/>
              </w:rPr>
              <w:t>10</w:t>
            </w:r>
            <w:r>
              <w:rPr>
                <w:noProof/>
                <w:webHidden/>
              </w:rPr>
              <w:fldChar w:fldCharType="end"/>
            </w:r>
          </w:hyperlink>
        </w:p>
        <w:p w14:paraId="5462531A" w14:textId="24E92E9E" w:rsidR="001F358C" w:rsidRDefault="001F358C">
          <w:pPr>
            <w:pStyle w:val="TOC2"/>
            <w:tabs>
              <w:tab w:val="right" w:leader="underscore" w:pos="9350"/>
            </w:tabs>
            <w:rPr>
              <w:noProof/>
              <w:kern w:val="2"/>
              <w:sz w:val="24"/>
              <w:szCs w:val="24"/>
              <w:lang/>
              <w14:ligatures w14:val="standardContextual"/>
            </w:rPr>
          </w:pPr>
          <w:hyperlink w:anchor="_Toc238561732" w:history="1">
            <w:r w:rsidRPr="00B36C37">
              <w:rPr>
                <w:rStyle w:val="Hyperlink"/>
                <w:rFonts w:ascii="Times New Roman" w:hAnsi="Times New Roman" w:cs="Times New Roman"/>
                <w:noProof/>
              </w:rPr>
              <w:t>2.2.1 Product Perspective</w:t>
            </w:r>
            <w:r>
              <w:rPr>
                <w:noProof/>
                <w:webHidden/>
              </w:rPr>
              <w:tab/>
            </w:r>
            <w:r>
              <w:rPr>
                <w:noProof/>
                <w:webHidden/>
              </w:rPr>
              <w:fldChar w:fldCharType="begin"/>
            </w:r>
            <w:r>
              <w:rPr>
                <w:noProof/>
                <w:webHidden/>
              </w:rPr>
              <w:instrText xml:space="preserve"> PAGEREF _Toc238561732 \h </w:instrText>
            </w:r>
            <w:r>
              <w:rPr>
                <w:noProof/>
                <w:webHidden/>
              </w:rPr>
            </w:r>
            <w:r>
              <w:rPr>
                <w:noProof/>
                <w:webHidden/>
              </w:rPr>
              <w:fldChar w:fldCharType="separate"/>
            </w:r>
            <w:r>
              <w:rPr>
                <w:noProof/>
                <w:webHidden/>
              </w:rPr>
              <w:t>10</w:t>
            </w:r>
            <w:r>
              <w:rPr>
                <w:noProof/>
                <w:webHidden/>
              </w:rPr>
              <w:fldChar w:fldCharType="end"/>
            </w:r>
          </w:hyperlink>
        </w:p>
        <w:p w14:paraId="5B1AE53D" w14:textId="5487A054" w:rsidR="001F358C" w:rsidRDefault="001F358C">
          <w:pPr>
            <w:pStyle w:val="TOC2"/>
            <w:tabs>
              <w:tab w:val="right" w:leader="underscore" w:pos="9350"/>
            </w:tabs>
            <w:rPr>
              <w:noProof/>
              <w:kern w:val="2"/>
              <w:sz w:val="24"/>
              <w:szCs w:val="24"/>
              <w:lang/>
              <w14:ligatures w14:val="standardContextual"/>
            </w:rPr>
          </w:pPr>
          <w:hyperlink w:anchor="_Toc238561733" w:history="1">
            <w:r w:rsidRPr="00B36C37">
              <w:rPr>
                <w:rStyle w:val="Hyperlink"/>
                <w:rFonts w:ascii="Times New Roman" w:hAnsi="Times New Roman" w:cs="Times New Roman"/>
                <w:noProof/>
              </w:rPr>
              <w:t>2.2.2 Product Functions</w:t>
            </w:r>
            <w:r>
              <w:rPr>
                <w:noProof/>
                <w:webHidden/>
              </w:rPr>
              <w:tab/>
            </w:r>
            <w:r>
              <w:rPr>
                <w:noProof/>
                <w:webHidden/>
              </w:rPr>
              <w:fldChar w:fldCharType="begin"/>
            </w:r>
            <w:r>
              <w:rPr>
                <w:noProof/>
                <w:webHidden/>
              </w:rPr>
              <w:instrText xml:space="preserve"> PAGEREF _Toc238561733 \h </w:instrText>
            </w:r>
            <w:r>
              <w:rPr>
                <w:noProof/>
                <w:webHidden/>
              </w:rPr>
            </w:r>
            <w:r>
              <w:rPr>
                <w:noProof/>
                <w:webHidden/>
              </w:rPr>
              <w:fldChar w:fldCharType="separate"/>
            </w:r>
            <w:r>
              <w:rPr>
                <w:noProof/>
                <w:webHidden/>
              </w:rPr>
              <w:t>11</w:t>
            </w:r>
            <w:r>
              <w:rPr>
                <w:noProof/>
                <w:webHidden/>
              </w:rPr>
              <w:fldChar w:fldCharType="end"/>
            </w:r>
          </w:hyperlink>
        </w:p>
        <w:p w14:paraId="31D92902" w14:textId="187DF147" w:rsidR="001F358C" w:rsidRDefault="001F358C">
          <w:pPr>
            <w:pStyle w:val="TOC2"/>
            <w:tabs>
              <w:tab w:val="right" w:leader="underscore" w:pos="9350"/>
            </w:tabs>
            <w:rPr>
              <w:noProof/>
              <w:kern w:val="2"/>
              <w:sz w:val="24"/>
              <w:szCs w:val="24"/>
              <w:lang/>
              <w14:ligatures w14:val="standardContextual"/>
            </w:rPr>
          </w:pPr>
          <w:hyperlink w:anchor="_Toc238561734" w:history="1">
            <w:r w:rsidRPr="00B36C37">
              <w:rPr>
                <w:rStyle w:val="Hyperlink"/>
                <w:rFonts w:ascii="Times New Roman" w:hAnsi="Times New Roman" w:cs="Times New Roman"/>
                <w:noProof/>
              </w:rPr>
              <w:t>2.2.3 User Characteristics</w:t>
            </w:r>
            <w:r>
              <w:rPr>
                <w:noProof/>
                <w:webHidden/>
              </w:rPr>
              <w:tab/>
            </w:r>
            <w:r>
              <w:rPr>
                <w:noProof/>
                <w:webHidden/>
              </w:rPr>
              <w:fldChar w:fldCharType="begin"/>
            </w:r>
            <w:r>
              <w:rPr>
                <w:noProof/>
                <w:webHidden/>
              </w:rPr>
              <w:instrText xml:space="preserve"> PAGEREF _Toc238561734 \h </w:instrText>
            </w:r>
            <w:r>
              <w:rPr>
                <w:noProof/>
                <w:webHidden/>
              </w:rPr>
            </w:r>
            <w:r>
              <w:rPr>
                <w:noProof/>
                <w:webHidden/>
              </w:rPr>
              <w:fldChar w:fldCharType="separate"/>
            </w:r>
            <w:r>
              <w:rPr>
                <w:noProof/>
                <w:webHidden/>
              </w:rPr>
              <w:t>11</w:t>
            </w:r>
            <w:r>
              <w:rPr>
                <w:noProof/>
                <w:webHidden/>
              </w:rPr>
              <w:fldChar w:fldCharType="end"/>
            </w:r>
          </w:hyperlink>
        </w:p>
        <w:p w14:paraId="7306EF04" w14:textId="70A6A194" w:rsidR="001F358C" w:rsidRDefault="001F358C">
          <w:pPr>
            <w:pStyle w:val="TOC2"/>
            <w:tabs>
              <w:tab w:val="right" w:leader="underscore" w:pos="9350"/>
            </w:tabs>
            <w:rPr>
              <w:noProof/>
              <w:kern w:val="2"/>
              <w:sz w:val="24"/>
              <w:szCs w:val="24"/>
              <w:lang/>
              <w14:ligatures w14:val="standardContextual"/>
            </w:rPr>
          </w:pPr>
          <w:hyperlink w:anchor="_Toc238561735" w:history="1">
            <w:r w:rsidRPr="00B36C37">
              <w:rPr>
                <w:rStyle w:val="Hyperlink"/>
                <w:rFonts w:ascii="Times New Roman" w:hAnsi="Times New Roman" w:cs="Times New Roman"/>
                <w:noProof/>
              </w:rPr>
              <w:t>2.2.4 Constraints</w:t>
            </w:r>
            <w:r>
              <w:rPr>
                <w:noProof/>
                <w:webHidden/>
              </w:rPr>
              <w:tab/>
            </w:r>
            <w:r>
              <w:rPr>
                <w:noProof/>
                <w:webHidden/>
              </w:rPr>
              <w:fldChar w:fldCharType="begin"/>
            </w:r>
            <w:r>
              <w:rPr>
                <w:noProof/>
                <w:webHidden/>
              </w:rPr>
              <w:instrText xml:space="preserve"> PAGEREF _Toc238561735 \h </w:instrText>
            </w:r>
            <w:r>
              <w:rPr>
                <w:noProof/>
                <w:webHidden/>
              </w:rPr>
            </w:r>
            <w:r>
              <w:rPr>
                <w:noProof/>
                <w:webHidden/>
              </w:rPr>
              <w:fldChar w:fldCharType="separate"/>
            </w:r>
            <w:r>
              <w:rPr>
                <w:noProof/>
                <w:webHidden/>
              </w:rPr>
              <w:t>11</w:t>
            </w:r>
            <w:r>
              <w:rPr>
                <w:noProof/>
                <w:webHidden/>
              </w:rPr>
              <w:fldChar w:fldCharType="end"/>
            </w:r>
          </w:hyperlink>
        </w:p>
        <w:p w14:paraId="6C0C5C9E" w14:textId="4311639B" w:rsidR="001F358C" w:rsidRDefault="001F358C">
          <w:pPr>
            <w:pStyle w:val="TOC1"/>
            <w:tabs>
              <w:tab w:val="right" w:leader="underscore" w:pos="9350"/>
            </w:tabs>
            <w:rPr>
              <w:noProof/>
              <w:kern w:val="2"/>
              <w:sz w:val="24"/>
              <w:szCs w:val="24"/>
              <w:lang/>
              <w14:ligatures w14:val="standardContextual"/>
            </w:rPr>
          </w:pPr>
          <w:hyperlink w:anchor="_Toc238561736" w:history="1">
            <w:r w:rsidRPr="00B36C37">
              <w:rPr>
                <w:rStyle w:val="Hyperlink"/>
                <w:rFonts w:ascii="Times New Roman" w:hAnsi="Times New Roman" w:cs="Times New Roman"/>
                <w:noProof/>
              </w:rPr>
              <w:t>2.3 Specific Requirements</w:t>
            </w:r>
            <w:r>
              <w:rPr>
                <w:noProof/>
                <w:webHidden/>
              </w:rPr>
              <w:tab/>
            </w:r>
            <w:r>
              <w:rPr>
                <w:noProof/>
                <w:webHidden/>
              </w:rPr>
              <w:fldChar w:fldCharType="begin"/>
            </w:r>
            <w:r>
              <w:rPr>
                <w:noProof/>
                <w:webHidden/>
              </w:rPr>
              <w:instrText xml:space="preserve"> PAGEREF _Toc238561736 \h </w:instrText>
            </w:r>
            <w:r>
              <w:rPr>
                <w:noProof/>
                <w:webHidden/>
              </w:rPr>
            </w:r>
            <w:r>
              <w:rPr>
                <w:noProof/>
                <w:webHidden/>
              </w:rPr>
              <w:fldChar w:fldCharType="separate"/>
            </w:r>
            <w:r>
              <w:rPr>
                <w:noProof/>
                <w:webHidden/>
              </w:rPr>
              <w:t>11</w:t>
            </w:r>
            <w:r>
              <w:rPr>
                <w:noProof/>
                <w:webHidden/>
              </w:rPr>
              <w:fldChar w:fldCharType="end"/>
            </w:r>
          </w:hyperlink>
        </w:p>
        <w:p w14:paraId="314A1674" w14:textId="2B3A4121" w:rsidR="001F358C" w:rsidRDefault="001F358C">
          <w:pPr>
            <w:pStyle w:val="TOC2"/>
            <w:tabs>
              <w:tab w:val="right" w:leader="underscore" w:pos="9350"/>
            </w:tabs>
            <w:rPr>
              <w:noProof/>
              <w:kern w:val="2"/>
              <w:sz w:val="24"/>
              <w:szCs w:val="24"/>
              <w:lang/>
              <w14:ligatures w14:val="standardContextual"/>
            </w:rPr>
          </w:pPr>
          <w:hyperlink w:anchor="_Toc238561737" w:history="1">
            <w:r w:rsidRPr="00B36C37">
              <w:rPr>
                <w:rStyle w:val="Hyperlink"/>
                <w:rFonts w:ascii="Times New Roman" w:hAnsi="Times New Roman" w:cs="Times New Roman"/>
                <w:noProof/>
              </w:rPr>
              <w:t>2.3.1 External Interfaces</w:t>
            </w:r>
            <w:r>
              <w:rPr>
                <w:noProof/>
                <w:webHidden/>
              </w:rPr>
              <w:tab/>
            </w:r>
            <w:r>
              <w:rPr>
                <w:noProof/>
                <w:webHidden/>
              </w:rPr>
              <w:fldChar w:fldCharType="begin"/>
            </w:r>
            <w:r>
              <w:rPr>
                <w:noProof/>
                <w:webHidden/>
              </w:rPr>
              <w:instrText xml:space="preserve"> PAGEREF _Toc238561737 \h </w:instrText>
            </w:r>
            <w:r>
              <w:rPr>
                <w:noProof/>
                <w:webHidden/>
              </w:rPr>
            </w:r>
            <w:r>
              <w:rPr>
                <w:noProof/>
                <w:webHidden/>
              </w:rPr>
              <w:fldChar w:fldCharType="separate"/>
            </w:r>
            <w:r>
              <w:rPr>
                <w:noProof/>
                <w:webHidden/>
              </w:rPr>
              <w:t>11</w:t>
            </w:r>
            <w:r>
              <w:rPr>
                <w:noProof/>
                <w:webHidden/>
              </w:rPr>
              <w:fldChar w:fldCharType="end"/>
            </w:r>
          </w:hyperlink>
        </w:p>
        <w:p w14:paraId="024C4021" w14:textId="0351E34A" w:rsidR="001F358C" w:rsidRDefault="001F358C">
          <w:pPr>
            <w:pStyle w:val="TOC2"/>
            <w:tabs>
              <w:tab w:val="right" w:leader="underscore" w:pos="9350"/>
            </w:tabs>
            <w:rPr>
              <w:noProof/>
              <w:kern w:val="2"/>
              <w:sz w:val="24"/>
              <w:szCs w:val="24"/>
              <w:lang/>
              <w14:ligatures w14:val="standardContextual"/>
            </w:rPr>
          </w:pPr>
          <w:hyperlink w:anchor="_Toc238561738" w:history="1">
            <w:r w:rsidRPr="00B36C37">
              <w:rPr>
                <w:rStyle w:val="Hyperlink"/>
                <w:rFonts w:ascii="Times New Roman" w:hAnsi="Times New Roman" w:cs="Times New Roman"/>
                <w:noProof/>
              </w:rPr>
              <w:t>2.3.2 Performance Requirements</w:t>
            </w:r>
            <w:r>
              <w:rPr>
                <w:noProof/>
                <w:webHidden/>
              </w:rPr>
              <w:tab/>
            </w:r>
            <w:r>
              <w:rPr>
                <w:noProof/>
                <w:webHidden/>
              </w:rPr>
              <w:fldChar w:fldCharType="begin"/>
            </w:r>
            <w:r>
              <w:rPr>
                <w:noProof/>
                <w:webHidden/>
              </w:rPr>
              <w:instrText xml:space="preserve"> PAGEREF _Toc238561738 \h </w:instrText>
            </w:r>
            <w:r>
              <w:rPr>
                <w:noProof/>
                <w:webHidden/>
              </w:rPr>
            </w:r>
            <w:r>
              <w:rPr>
                <w:noProof/>
                <w:webHidden/>
              </w:rPr>
              <w:fldChar w:fldCharType="separate"/>
            </w:r>
            <w:r>
              <w:rPr>
                <w:noProof/>
                <w:webHidden/>
              </w:rPr>
              <w:t>12</w:t>
            </w:r>
            <w:r>
              <w:rPr>
                <w:noProof/>
                <w:webHidden/>
              </w:rPr>
              <w:fldChar w:fldCharType="end"/>
            </w:r>
          </w:hyperlink>
        </w:p>
        <w:p w14:paraId="4244D940" w14:textId="69DC1E3B" w:rsidR="001F358C" w:rsidRDefault="001F358C">
          <w:pPr>
            <w:pStyle w:val="TOC2"/>
            <w:tabs>
              <w:tab w:val="right" w:leader="underscore" w:pos="9350"/>
            </w:tabs>
            <w:rPr>
              <w:noProof/>
              <w:kern w:val="2"/>
              <w:sz w:val="24"/>
              <w:szCs w:val="24"/>
              <w:lang/>
              <w14:ligatures w14:val="standardContextual"/>
            </w:rPr>
          </w:pPr>
          <w:hyperlink w:anchor="_Toc238561739" w:history="1">
            <w:r w:rsidRPr="00B36C37">
              <w:rPr>
                <w:rStyle w:val="Hyperlink"/>
                <w:rFonts w:ascii="Times New Roman" w:hAnsi="Times New Roman" w:cs="Times New Roman"/>
                <w:noProof/>
              </w:rPr>
              <w:t>2.3.3 Functional Requirements</w:t>
            </w:r>
            <w:r>
              <w:rPr>
                <w:noProof/>
                <w:webHidden/>
              </w:rPr>
              <w:tab/>
            </w:r>
            <w:r>
              <w:rPr>
                <w:noProof/>
                <w:webHidden/>
              </w:rPr>
              <w:fldChar w:fldCharType="begin"/>
            </w:r>
            <w:r>
              <w:rPr>
                <w:noProof/>
                <w:webHidden/>
              </w:rPr>
              <w:instrText xml:space="preserve"> PAGEREF _Toc238561739 \h </w:instrText>
            </w:r>
            <w:r>
              <w:rPr>
                <w:noProof/>
                <w:webHidden/>
              </w:rPr>
            </w:r>
            <w:r>
              <w:rPr>
                <w:noProof/>
                <w:webHidden/>
              </w:rPr>
              <w:fldChar w:fldCharType="separate"/>
            </w:r>
            <w:r>
              <w:rPr>
                <w:noProof/>
                <w:webHidden/>
              </w:rPr>
              <w:t>12</w:t>
            </w:r>
            <w:r>
              <w:rPr>
                <w:noProof/>
                <w:webHidden/>
              </w:rPr>
              <w:fldChar w:fldCharType="end"/>
            </w:r>
          </w:hyperlink>
        </w:p>
        <w:p w14:paraId="664F4CFC" w14:textId="2CD3631F" w:rsidR="001F358C" w:rsidRDefault="001F358C">
          <w:pPr>
            <w:pStyle w:val="TOC2"/>
            <w:tabs>
              <w:tab w:val="right" w:leader="underscore" w:pos="9350"/>
            </w:tabs>
            <w:rPr>
              <w:noProof/>
              <w:kern w:val="2"/>
              <w:sz w:val="24"/>
              <w:szCs w:val="24"/>
              <w:lang/>
              <w14:ligatures w14:val="standardContextual"/>
            </w:rPr>
          </w:pPr>
          <w:hyperlink w:anchor="_Toc238561740" w:history="1">
            <w:r w:rsidRPr="00B36C37">
              <w:rPr>
                <w:rStyle w:val="Hyperlink"/>
                <w:rFonts w:ascii="Times New Roman" w:hAnsi="Times New Roman" w:cs="Times New Roman"/>
                <w:noProof/>
              </w:rPr>
              <w:t>2.3.4 Reliability and Availability</w:t>
            </w:r>
            <w:r>
              <w:rPr>
                <w:noProof/>
                <w:webHidden/>
              </w:rPr>
              <w:tab/>
            </w:r>
            <w:r>
              <w:rPr>
                <w:noProof/>
                <w:webHidden/>
              </w:rPr>
              <w:fldChar w:fldCharType="begin"/>
            </w:r>
            <w:r>
              <w:rPr>
                <w:noProof/>
                <w:webHidden/>
              </w:rPr>
              <w:instrText xml:space="preserve"> PAGEREF _Toc238561740 \h </w:instrText>
            </w:r>
            <w:r>
              <w:rPr>
                <w:noProof/>
                <w:webHidden/>
              </w:rPr>
            </w:r>
            <w:r>
              <w:rPr>
                <w:noProof/>
                <w:webHidden/>
              </w:rPr>
              <w:fldChar w:fldCharType="separate"/>
            </w:r>
            <w:r>
              <w:rPr>
                <w:noProof/>
                <w:webHidden/>
              </w:rPr>
              <w:t>13</w:t>
            </w:r>
            <w:r>
              <w:rPr>
                <w:noProof/>
                <w:webHidden/>
              </w:rPr>
              <w:fldChar w:fldCharType="end"/>
            </w:r>
          </w:hyperlink>
        </w:p>
        <w:p w14:paraId="0B493D23" w14:textId="23A9CAEB" w:rsidR="001F358C" w:rsidRDefault="001F358C">
          <w:pPr>
            <w:pStyle w:val="TOC2"/>
            <w:tabs>
              <w:tab w:val="right" w:leader="underscore" w:pos="9350"/>
            </w:tabs>
            <w:rPr>
              <w:noProof/>
              <w:kern w:val="2"/>
              <w:sz w:val="24"/>
              <w:szCs w:val="24"/>
              <w:lang/>
              <w14:ligatures w14:val="standardContextual"/>
            </w:rPr>
          </w:pPr>
          <w:hyperlink w:anchor="_Toc238561741" w:history="1">
            <w:r w:rsidRPr="00B36C37">
              <w:rPr>
                <w:rStyle w:val="Hyperlink"/>
                <w:rFonts w:ascii="Times New Roman" w:hAnsi="Times New Roman" w:cs="Times New Roman"/>
                <w:noProof/>
              </w:rPr>
              <w:t>2.3.5 Security Requirements</w:t>
            </w:r>
            <w:r>
              <w:rPr>
                <w:noProof/>
                <w:webHidden/>
              </w:rPr>
              <w:tab/>
            </w:r>
            <w:r>
              <w:rPr>
                <w:noProof/>
                <w:webHidden/>
              </w:rPr>
              <w:fldChar w:fldCharType="begin"/>
            </w:r>
            <w:r>
              <w:rPr>
                <w:noProof/>
                <w:webHidden/>
              </w:rPr>
              <w:instrText xml:space="preserve"> PAGEREF _Toc238561741 \h </w:instrText>
            </w:r>
            <w:r>
              <w:rPr>
                <w:noProof/>
                <w:webHidden/>
              </w:rPr>
            </w:r>
            <w:r>
              <w:rPr>
                <w:noProof/>
                <w:webHidden/>
              </w:rPr>
              <w:fldChar w:fldCharType="separate"/>
            </w:r>
            <w:r>
              <w:rPr>
                <w:noProof/>
                <w:webHidden/>
              </w:rPr>
              <w:t>13</w:t>
            </w:r>
            <w:r>
              <w:rPr>
                <w:noProof/>
                <w:webHidden/>
              </w:rPr>
              <w:fldChar w:fldCharType="end"/>
            </w:r>
          </w:hyperlink>
        </w:p>
        <w:p w14:paraId="13BB162C" w14:textId="2CA585C2" w:rsidR="001F358C" w:rsidRDefault="001F358C">
          <w:pPr>
            <w:pStyle w:val="TOC2"/>
            <w:tabs>
              <w:tab w:val="right" w:leader="underscore" w:pos="9350"/>
            </w:tabs>
            <w:rPr>
              <w:noProof/>
              <w:kern w:val="2"/>
              <w:sz w:val="24"/>
              <w:szCs w:val="24"/>
              <w:lang/>
              <w14:ligatures w14:val="standardContextual"/>
            </w:rPr>
          </w:pPr>
          <w:hyperlink w:anchor="_Toc238561742" w:history="1">
            <w:r w:rsidRPr="00B36C37">
              <w:rPr>
                <w:rStyle w:val="Hyperlink"/>
                <w:rFonts w:ascii="Times New Roman" w:hAnsi="Times New Roman" w:cs="Times New Roman"/>
                <w:noProof/>
              </w:rPr>
              <w:t>2.3.6 Usability Requirements</w:t>
            </w:r>
            <w:r>
              <w:rPr>
                <w:noProof/>
                <w:webHidden/>
              </w:rPr>
              <w:tab/>
            </w:r>
            <w:r>
              <w:rPr>
                <w:noProof/>
                <w:webHidden/>
              </w:rPr>
              <w:fldChar w:fldCharType="begin"/>
            </w:r>
            <w:r>
              <w:rPr>
                <w:noProof/>
                <w:webHidden/>
              </w:rPr>
              <w:instrText xml:space="preserve"> PAGEREF _Toc238561742 \h </w:instrText>
            </w:r>
            <w:r>
              <w:rPr>
                <w:noProof/>
                <w:webHidden/>
              </w:rPr>
            </w:r>
            <w:r>
              <w:rPr>
                <w:noProof/>
                <w:webHidden/>
              </w:rPr>
              <w:fldChar w:fldCharType="separate"/>
            </w:r>
            <w:r>
              <w:rPr>
                <w:noProof/>
                <w:webHidden/>
              </w:rPr>
              <w:t>13</w:t>
            </w:r>
            <w:r>
              <w:rPr>
                <w:noProof/>
                <w:webHidden/>
              </w:rPr>
              <w:fldChar w:fldCharType="end"/>
            </w:r>
          </w:hyperlink>
        </w:p>
        <w:p w14:paraId="0B4E6124" w14:textId="2D79A9FF" w:rsidR="001F358C" w:rsidRDefault="001F358C">
          <w:pPr>
            <w:pStyle w:val="TOC1"/>
            <w:tabs>
              <w:tab w:val="right" w:leader="underscore" w:pos="9350"/>
            </w:tabs>
            <w:rPr>
              <w:noProof/>
              <w:kern w:val="2"/>
              <w:sz w:val="24"/>
              <w:szCs w:val="24"/>
              <w:lang/>
              <w14:ligatures w14:val="standardContextual"/>
            </w:rPr>
          </w:pPr>
          <w:hyperlink w:anchor="_Toc238561743" w:history="1">
            <w:r w:rsidRPr="00B36C37">
              <w:rPr>
                <w:rStyle w:val="Hyperlink"/>
                <w:rFonts w:ascii="Times New Roman" w:hAnsi="Times New Roman" w:cs="Times New Roman"/>
                <w:noProof/>
              </w:rPr>
              <w:t>2.4 Main Use Cases</w:t>
            </w:r>
            <w:r>
              <w:rPr>
                <w:noProof/>
                <w:webHidden/>
              </w:rPr>
              <w:tab/>
            </w:r>
            <w:r>
              <w:rPr>
                <w:noProof/>
                <w:webHidden/>
              </w:rPr>
              <w:fldChar w:fldCharType="begin"/>
            </w:r>
            <w:r>
              <w:rPr>
                <w:noProof/>
                <w:webHidden/>
              </w:rPr>
              <w:instrText xml:space="preserve"> PAGEREF _Toc238561743 \h </w:instrText>
            </w:r>
            <w:r>
              <w:rPr>
                <w:noProof/>
                <w:webHidden/>
              </w:rPr>
            </w:r>
            <w:r>
              <w:rPr>
                <w:noProof/>
                <w:webHidden/>
              </w:rPr>
              <w:fldChar w:fldCharType="separate"/>
            </w:r>
            <w:r>
              <w:rPr>
                <w:noProof/>
                <w:webHidden/>
              </w:rPr>
              <w:t>14</w:t>
            </w:r>
            <w:r>
              <w:rPr>
                <w:noProof/>
                <w:webHidden/>
              </w:rPr>
              <w:fldChar w:fldCharType="end"/>
            </w:r>
          </w:hyperlink>
        </w:p>
        <w:p w14:paraId="58F15CAC" w14:textId="2D98E387" w:rsidR="001F358C" w:rsidRDefault="001F358C">
          <w:pPr>
            <w:pStyle w:val="TOC2"/>
            <w:tabs>
              <w:tab w:val="right" w:leader="underscore" w:pos="9350"/>
            </w:tabs>
            <w:rPr>
              <w:noProof/>
              <w:kern w:val="2"/>
              <w:sz w:val="24"/>
              <w:szCs w:val="24"/>
              <w:lang/>
              <w14:ligatures w14:val="standardContextual"/>
            </w:rPr>
          </w:pPr>
          <w:hyperlink w:anchor="_Toc238561744" w:history="1">
            <w:r w:rsidRPr="00B36C37">
              <w:rPr>
                <w:rStyle w:val="Hyperlink"/>
                <w:rFonts w:ascii="Times New Roman" w:hAnsi="Times New Roman" w:cs="Times New Roman"/>
                <w:noProof/>
              </w:rPr>
              <w:t>2.4.1 Use Case Diagram</w:t>
            </w:r>
            <w:r>
              <w:rPr>
                <w:noProof/>
                <w:webHidden/>
              </w:rPr>
              <w:tab/>
            </w:r>
            <w:r>
              <w:rPr>
                <w:noProof/>
                <w:webHidden/>
              </w:rPr>
              <w:fldChar w:fldCharType="begin"/>
            </w:r>
            <w:r>
              <w:rPr>
                <w:noProof/>
                <w:webHidden/>
              </w:rPr>
              <w:instrText xml:space="preserve"> PAGEREF _Toc238561744 \h </w:instrText>
            </w:r>
            <w:r>
              <w:rPr>
                <w:noProof/>
                <w:webHidden/>
              </w:rPr>
            </w:r>
            <w:r>
              <w:rPr>
                <w:noProof/>
                <w:webHidden/>
              </w:rPr>
              <w:fldChar w:fldCharType="separate"/>
            </w:r>
            <w:r>
              <w:rPr>
                <w:noProof/>
                <w:webHidden/>
              </w:rPr>
              <w:t>15</w:t>
            </w:r>
            <w:r>
              <w:rPr>
                <w:noProof/>
                <w:webHidden/>
              </w:rPr>
              <w:fldChar w:fldCharType="end"/>
            </w:r>
          </w:hyperlink>
        </w:p>
        <w:p w14:paraId="3E7D0DF9" w14:textId="693F2999" w:rsidR="001F358C" w:rsidRDefault="001F358C">
          <w:pPr>
            <w:pStyle w:val="TOC2"/>
            <w:tabs>
              <w:tab w:val="right" w:leader="underscore" w:pos="9350"/>
            </w:tabs>
            <w:rPr>
              <w:noProof/>
              <w:kern w:val="2"/>
              <w:sz w:val="24"/>
              <w:szCs w:val="24"/>
              <w:lang/>
              <w14:ligatures w14:val="standardContextual"/>
            </w:rPr>
          </w:pPr>
          <w:hyperlink w:anchor="_Toc238561745" w:history="1">
            <w:r w:rsidRPr="00B36C37">
              <w:rPr>
                <w:rStyle w:val="Hyperlink"/>
                <w:rFonts w:ascii="Times New Roman" w:hAnsi="Times New Roman" w:cs="Times New Roman"/>
                <w:noProof/>
              </w:rPr>
              <w:t>2.4.2 Use Case Descriptions</w:t>
            </w:r>
            <w:r>
              <w:rPr>
                <w:noProof/>
                <w:webHidden/>
              </w:rPr>
              <w:tab/>
            </w:r>
            <w:r>
              <w:rPr>
                <w:noProof/>
                <w:webHidden/>
              </w:rPr>
              <w:fldChar w:fldCharType="begin"/>
            </w:r>
            <w:r>
              <w:rPr>
                <w:noProof/>
                <w:webHidden/>
              </w:rPr>
              <w:instrText xml:space="preserve"> PAGEREF _Toc238561745 \h </w:instrText>
            </w:r>
            <w:r>
              <w:rPr>
                <w:noProof/>
                <w:webHidden/>
              </w:rPr>
            </w:r>
            <w:r>
              <w:rPr>
                <w:noProof/>
                <w:webHidden/>
              </w:rPr>
              <w:fldChar w:fldCharType="separate"/>
            </w:r>
            <w:r>
              <w:rPr>
                <w:noProof/>
                <w:webHidden/>
              </w:rPr>
              <w:t>16</w:t>
            </w:r>
            <w:r>
              <w:rPr>
                <w:noProof/>
                <w:webHidden/>
              </w:rPr>
              <w:fldChar w:fldCharType="end"/>
            </w:r>
          </w:hyperlink>
        </w:p>
        <w:p w14:paraId="5E8DDAFA" w14:textId="257C0F20" w:rsidR="001F358C" w:rsidRDefault="001F358C">
          <w:pPr>
            <w:pStyle w:val="TOC2"/>
            <w:tabs>
              <w:tab w:val="right" w:leader="underscore" w:pos="9350"/>
            </w:tabs>
            <w:rPr>
              <w:noProof/>
              <w:kern w:val="2"/>
              <w:sz w:val="24"/>
              <w:szCs w:val="24"/>
              <w:lang/>
              <w14:ligatures w14:val="standardContextual"/>
            </w:rPr>
          </w:pPr>
          <w:hyperlink w:anchor="_Toc238561746" w:history="1">
            <w:r w:rsidRPr="00B36C37">
              <w:rPr>
                <w:rStyle w:val="Hyperlink"/>
                <w:rFonts w:ascii="Times New Roman" w:hAnsi="Times New Roman" w:cs="Times New Roman"/>
                <w:noProof/>
              </w:rPr>
              <w:t>UC01  Login</w:t>
            </w:r>
            <w:r>
              <w:rPr>
                <w:noProof/>
                <w:webHidden/>
              </w:rPr>
              <w:tab/>
            </w:r>
            <w:r>
              <w:rPr>
                <w:noProof/>
                <w:webHidden/>
              </w:rPr>
              <w:fldChar w:fldCharType="begin"/>
            </w:r>
            <w:r>
              <w:rPr>
                <w:noProof/>
                <w:webHidden/>
              </w:rPr>
              <w:instrText xml:space="preserve"> PAGEREF _Toc238561746 \h </w:instrText>
            </w:r>
            <w:r>
              <w:rPr>
                <w:noProof/>
                <w:webHidden/>
              </w:rPr>
            </w:r>
            <w:r>
              <w:rPr>
                <w:noProof/>
                <w:webHidden/>
              </w:rPr>
              <w:fldChar w:fldCharType="separate"/>
            </w:r>
            <w:r>
              <w:rPr>
                <w:noProof/>
                <w:webHidden/>
              </w:rPr>
              <w:t>16</w:t>
            </w:r>
            <w:r>
              <w:rPr>
                <w:noProof/>
                <w:webHidden/>
              </w:rPr>
              <w:fldChar w:fldCharType="end"/>
            </w:r>
          </w:hyperlink>
        </w:p>
        <w:p w14:paraId="03169AA4" w14:textId="4546E17D" w:rsidR="001F358C" w:rsidRDefault="001F358C">
          <w:pPr>
            <w:pStyle w:val="TOC2"/>
            <w:tabs>
              <w:tab w:val="right" w:leader="underscore" w:pos="9350"/>
            </w:tabs>
            <w:rPr>
              <w:noProof/>
              <w:kern w:val="2"/>
              <w:sz w:val="24"/>
              <w:szCs w:val="24"/>
              <w:lang/>
              <w14:ligatures w14:val="standardContextual"/>
            </w:rPr>
          </w:pPr>
          <w:hyperlink w:anchor="_Toc238561747" w:history="1">
            <w:r w:rsidRPr="00B36C37">
              <w:rPr>
                <w:rStyle w:val="Hyperlink"/>
                <w:rFonts w:ascii="Times New Roman" w:hAnsi="Times New Roman" w:cs="Times New Roman"/>
                <w:noProof/>
              </w:rPr>
              <w:t>UC02  Manage Class</w:t>
            </w:r>
            <w:r>
              <w:rPr>
                <w:noProof/>
                <w:webHidden/>
              </w:rPr>
              <w:tab/>
            </w:r>
            <w:r>
              <w:rPr>
                <w:noProof/>
                <w:webHidden/>
              </w:rPr>
              <w:fldChar w:fldCharType="begin"/>
            </w:r>
            <w:r>
              <w:rPr>
                <w:noProof/>
                <w:webHidden/>
              </w:rPr>
              <w:instrText xml:space="preserve"> PAGEREF _Toc238561747 \h </w:instrText>
            </w:r>
            <w:r>
              <w:rPr>
                <w:noProof/>
                <w:webHidden/>
              </w:rPr>
            </w:r>
            <w:r>
              <w:rPr>
                <w:noProof/>
                <w:webHidden/>
              </w:rPr>
              <w:fldChar w:fldCharType="separate"/>
            </w:r>
            <w:r>
              <w:rPr>
                <w:noProof/>
                <w:webHidden/>
              </w:rPr>
              <w:t>16</w:t>
            </w:r>
            <w:r>
              <w:rPr>
                <w:noProof/>
                <w:webHidden/>
              </w:rPr>
              <w:fldChar w:fldCharType="end"/>
            </w:r>
          </w:hyperlink>
        </w:p>
        <w:p w14:paraId="153735AF" w14:textId="3E3A69DF" w:rsidR="001F358C" w:rsidRDefault="001F358C">
          <w:pPr>
            <w:pStyle w:val="TOC2"/>
            <w:tabs>
              <w:tab w:val="right" w:leader="underscore" w:pos="9350"/>
            </w:tabs>
            <w:rPr>
              <w:noProof/>
              <w:kern w:val="2"/>
              <w:sz w:val="24"/>
              <w:szCs w:val="24"/>
              <w:lang/>
              <w14:ligatures w14:val="standardContextual"/>
            </w:rPr>
          </w:pPr>
          <w:hyperlink w:anchor="_Toc238561748" w:history="1">
            <w:r w:rsidRPr="00B36C37">
              <w:rPr>
                <w:rStyle w:val="Hyperlink"/>
                <w:rFonts w:ascii="Times New Roman" w:hAnsi="Times New Roman" w:cs="Times New Roman"/>
                <w:noProof/>
              </w:rPr>
              <w:t>UC03  Manage Assignment</w:t>
            </w:r>
            <w:r>
              <w:rPr>
                <w:noProof/>
                <w:webHidden/>
              </w:rPr>
              <w:tab/>
            </w:r>
            <w:r>
              <w:rPr>
                <w:noProof/>
                <w:webHidden/>
              </w:rPr>
              <w:fldChar w:fldCharType="begin"/>
            </w:r>
            <w:r>
              <w:rPr>
                <w:noProof/>
                <w:webHidden/>
              </w:rPr>
              <w:instrText xml:space="preserve"> PAGEREF _Toc238561748 \h </w:instrText>
            </w:r>
            <w:r>
              <w:rPr>
                <w:noProof/>
                <w:webHidden/>
              </w:rPr>
            </w:r>
            <w:r>
              <w:rPr>
                <w:noProof/>
                <w:webHidden/>
              </w:rPr>
              <w:fldChar w:fldCharType="separate"/>
            </w:r>
            <w:r>
              <w:rPr>
                <w:noProof/>
                <w:webHidden/>
              </w:rPr>
              <w:t>17</w:t>
            </w:r>
            <w:r>
              <w:rPr>
                <w:noProof/>
                <w:webHidden/>
              </w:rPr>
              <w:fldChar w:fldCharType="end"/>
            </w:r>
          </w:hyperlink>
        </w:p>
        <w:p w14:paraId="02134595" w14:textId="2867C50C" w:rsidR="001F358C" w:rsidRDefault="001F358C">
          <w:pPr>
            <w:pStyle w:val="TOC2"/>
            <w:tabs>
              <w:tab w:val="right" w:leader="underscore" w:pos="9350"/>
            </w:tabs>
            <w:rPr>
              <w:noProof/>
              <w:kern w:val="2"/>
              <w:sz w:val="24"/>
              <w:szCs w:val="24"/>
              <w:lang/>
              <w14:ligatures w14:val="standardContextual"/>
            </w:rPr>
          </w:pPr>
          <w:hyperlink w:anchor="_Toc238561749" w:history="1">
            <w:r w:rsidRPr="00B36C37">
              <w:rPr>
                <w:rStyle w:val="Hyperlink"/>
                <w:rFonts w:ascii="Times New Roman" w:hAnsi="Times New Roman" w:cs="Times New Roman"/>
                <w:noProof/>
              </w:rPr>
              <w:t>UC04  View Assignment</w:t>
            </w:r>
            <w:r>
              <w:rPr>
                <w:noProof/>
                <w:webHidden/>
              </w:rPr>
              <w:tab/>
            </w:r>
            <w:r>
              <w:rPr>
                <w:noProof/>
                <w:webHidden/>
              </w:rPr>
              <w:fldChar w:fldCharType="begin"/>
            </w:r>
            <w:r>
              <w:rPr>
                <w:noProof/>
                <w:webHidden/>
              </w:rPr>
              <w:instrText xml:space="preserve"> PAGEREF _Toc238561749 \h </w:instrText>
            </w:r>
            <w:r>
              <w:rPr>
                <w:noProof/>
                <w:webHidden/>
              </w:rPr>
            </w:r>
            <w:r>
              <w:rPr>
                <w:noProof/>
                <w:webHidden/>
              </w:rPr>
              <w:fldChar w:fldCharType="separate"/>
            </w:r>
            <w:r>
              <w:rPr>
                <w:noProof/>
                <w:webHidden/>
              </w:rPr>
              <w:t>17</w:t>
            </w:r>
            <w:r>
              <w:rPr>
                <w:noProof/>
                <w:webHidden/>
              </w:rPr>
              <w:fldChar w:fldCharType="end"/>
            </w:r>
          </w:hyperlink>
        </w:p>
        <w:p w14:paraId="386128CA" w14:textId="686665B4" w:rsidR="001F358C" w:rsidRDefault="001F358C">
          <w:pPr>
            <w:pStyle w:val="TOC2"/>
            <w:tabs>
              <w:tab w:val="right" w:leader="underscore" w:pos="9350"/>
            </w:tabs>
            <w:rPr>
              <w:noProof/>
              <w:kern w:val="2"/>
              <w:sz w:val="24"/>
              <w:szCs w:val="24"/>
              <w:lang/>
              <w14:ligatures w14:val="standardContextual"/>
            </w:rPr>
          </w:pPr>
          <w:hyperlink w:anchor="_Toc238561750" w:history="1">
            <w:r w:rsidRPr="00B36C37">
              <w:rPr>
                <w:rStyle w:val="Hyperlink"/>
                <w:rFonts w:ascii="Times New Roman" w:hAnsi="Times New Roman" w:cs="Times New Roman"/>
                <w:noProof/>
              </w:rPr>
              <w:t>UC05 Create and Edit UML Models</w:t>
            </w:r>
            <w:r>
              <w:rPr>
                <w:noProof/>
                <w:webHidden/>
              </w:rPr>
              <w:tab/>
            </w:r>
            <w:r>
              <w:rPr>
                <w:noProof/>
                <w:webHidden/>
              </w:rPr>
              <w:fldChar w:fldCharType="begin"/>
            </w:r>
            <w:r>
              <w:rPr>
                <w:noProof/>
                <w:webHidden/>
              </w:rPr>
              <w:instrText xml:space="preserve"> PAGEREF _Toc238561750 \h </w:instrText>
            </w:r>
            <w:r>
              <w:rPr>
                <w:noProof/>
                <w:webHidden/>
              </w:rPr>
            </w:r>
            <w:r>
              <w:rPr>
                <w:noProof/>
                <w:webHidden/>
              </w:rPr>
              <w:fldChar w:fldCharType="separate"/>
            </w:r>
            <w:r>
              <w:rPr>
                <w:noProof/>
                <w:webHidden/>
              </w:rPr>
              <w:t>18</w:t>
            </w:r>
            <w:r>
              <w:rPr>
                <w:noProof/>
                <w:webHidden/>
              </w:rPr>
              <w:fldChar w:fldCharType="end"/>
            </w:r>
          </w:hyperlink>
        </w:p>
        <w:p w14:paraId="0266A80D" w14:textId="514AF546" w:rsidR="001F358C" w:rsidRDefault="001F358C">
          <w:pPr>
            <w:pStyle w:val="TOC2"/>
            <w:tabs>
              <w:tab w:val="right" w:leader="underscore" w:pos="9350"/>
            </w:tabs>
            <w:rPr>
              <w:noProof/>
              <w:kern w:val="2"/>
              <w:sz w:val="24"/>
              <w:szCs w:val="24"/>
              <w:lang/>
              <w14:ligatures w14:val="standardContextual"/>
            </w:rPr>
          </w:pPr>
          <w:hyperlink w:anchor="_Toc238561751" w:history="1">
            <w:r w:rsidRPr="00B36C37">
              <w:rPr>
                <w:rStyle w:val="Hyperlink"/>
                <w:rFonts w:ascii="Times New Roman" w:hAnsi="Times New Roman" w:cs="Times New Roman"/>
                <w:noProof/>
              </w:rPr>
              <w:t>UC06 Use Development Mode</w:t>
            </w:r>
            <w:r>
              <w:rPr>
                <w:noProof/>
                <w:webHidden/>
              </w:rPr>
              <w:tab/>
            </w:r>
            <w:r>
              <w:rPr>
                <w:noProof/>
                <w:webHidden/>
              </w:rPr>
              <w:fldChar w:fldCharType="begin"/>
            </w:r>
            <w:r>
              <w:rPr>
                <w:noProof/>
                <w:webHidden/>
              </w:rPr>
              <w:instrText xml:space="preserve"> PAGEREF _Toc238561751 \h </w:instrText>
            </w:r>
            <w:r>
              <w:rPr>
                <w:noProof/>
                <w:webHidden/>
              </w:rPr>
            </w:r>
            <w:r>
              <w:rPr>
                <w:noProof/>
                <w:webHidden/>
              </w:rPr>
              <w:fldChar w:fldCharType="separate"/>
            </w:r>
            <w:r>
              <w:rPr>
                <w:noProof/>
                <w:webHidden/>
              </w:rPr>
              <w:t>18</w:t>
            </w:r>
            <w:r>
              <w:rPr>
                <w:noProof/>
                <w:webHidden/>
              </w:rPr>
              <w:fldChar w:fldCharType="end"/>
            </w:r>
          </w:hyperlink>
        </w:p>
        <w:p w14:paraId="3749BCF6" w14:textId="5EA76734" w:rsidR="001F358C" w:rsidRDefault="001F358C">
          <w:pPr>
            <w:pStyle w:val="TOC2"/>
            <w:tabs>
              <w:tab w:val="right" w:leader="underscore" w:pos="9350"/>
            </w:tabs>
            <w:rPr>
              <w:noProof/>
              <w:kern w:val="2"/>
              <w:sz w:val="24"/>
              <w:szCs w:val="24"/>
              <w:lang/>
              <w14:ligatures w14:val="standardContextual"/>
            </w:rPr>
          </w:pPr>
          <w:hyperlink w:anchor="_Toc238561752" w:history="1">
            <w:r w:rsidRPr="00B36C37">
              <w:rPr>
                <w:rStyle w:val="Hyperlink"/>
                <w:rFonts w:ascii="Times New Roman" w:hAnsi="Times New Roman" w:cs="Times New Roman"/>
                <w:noProof/>
              </w:rPr>
              <w:t>UC07 Use Tutorial Mode</w:t>
            </w:r>
            <w:r>
              <w:rPr>
                <w:noProof/>
                <w:webHidden/>
              </w:rPr>
              <w:tab/>
            </w:r>
            <w:r>
              <w:rPr>
                <w:noProof/>
                <w:webHidden/>
              </w:rPr>
              <w:fldChar w:fldCharType="begin"/>
            </w:r>
            <w:r>
              <w:rPr>
                <w:noProof/>
                <w:webHidden/>
              </w:rPr>
              <w:instrText xml:space="preserve"> PAGEREF _Toc238561752 \h </w:instrText>
            </w:r>
            <w:r>
              <w:rPr>
                <w:noProof/>
                <w:webHidden/>
              </w:rPr>
            </w:r>
            <w:r>
              <w:rPr>
                <w:noProof/>
                <w:webHidden/>
              </w:rPr>
              <w:fldChar w:fldCharType="separate"/>
            </w:r>
            <w:r>
              <w:rPr>
                <w:noProof/>
                <w:webHidden/>
              </w:rPr>
              <w:t>19</w:t>
            </w:r>
            <w:r>
              <w:rPr>
                <w:noProof/>
                <w:webHidden/>
              </w:rPr>
              <w:fldChar w:fldCharType="end"/>
            </w:r>
          </w:hyperlink>
        </w:p>
        <w:p w14:paraId="22E2F2BA" w14:textId="458C32CF" w:rsidR="001F358C" w:rsidRDefault="001F358C">
          <w:pPr>
            <w:pStyle w:val="TOC2"/>
            <w:tabs>
              <w:tab w:val="right" w:leader="underscore" w:pos="9350"/>
            </w:tabs>
            <w:rPr>
              <w:noProof/>
              <w:kern w:val="2"/>
              <w:sz w:val="24"/>
              <w:szCs w:val="24"/>
              <w:lang/>
              <w14:ligatures w14:val="standardContextual"/>
            </w:rPr>
          </w:pPr>
          <w:hyperlink w:anchor="_Toc238561753" w:history="1">
            <w:r w:rsidRPr="00B36C37">
              <w:rPr>
                <w:rStyle w:val="Hyperlink"/>
                <w:rFonts w:ascii="Times New Roman" w:hAnsi="Times New Roman" w:cs="Times New Roman"/>
                <w:noProof/>
              </w:rPr>
              <w:t>UC08 Submit Assignment</w:t>
            </w:r>
            <w:r>
              <w:rPr>
                <w:noProof/>
                <w:webHidden/>
              </w:rPr>
              <w:tab/>
            </w:r>
            <w:r>
              <w:rPr>
                <w:noProof/>
                <w:webHidden/>
              </w:rPr>
              <w:fldChar w:fldCharType="begin"/>
            </w:r>
            <w:r>
              <w:rPr>
                <w:noProof/>
                <w:webHidden/>
              </w:rPr>
              <w:instrText xml:space="preserve"> PAGEREF _Toc238561753 \h </w:instrText>
            </w:r>
            <w:r>
              <w:rPr>
                <w:noProof/>
                <w:webHidden/>
              </w:rPr>
            </w:r>
            <w:r>
              <w:rPr>
                <w:noProof/>
                <w:webHidden/>
              </w:rPr>
              <w:fldChar w:fldCharType="separate"/>
            </w:r>
            <w:r>
              <w:rPr>
                <w:noProof/>
                <w:webHidden/>
              </w:rPr>
              <w:t>19</w:t>
            </w:r>
            <w:r>
              <w:rPr>
                <w:noProof/>
                <w:webHidden/>
              </w:rPr>
              <w:fldChar w:fldCharType="end"/>
            </w:r>
          </w:hyperlink>
        </w:p>
        <w:p w14:paraId="77868D61" w14:textId="685D478F" w:rsidR="001F358C" w:rsidRDefault="001F358C">
          <w:pPr>
            <w:pStyle w:val="TOC2"/>
            <w:tabs>
              <w:tab w:val="right" w:leader="underscore" w:pos="9350"/>
            </w:tabs>
            <w:rPr>
              <w:noProof/>
              <w:kern w:val="2"/>
              <w:sz w:val="24"/>
              <w:szCs w:val="24"/>
              <w:lang/>
              <w14:ligatures w14:val="standardContextual"/>
            </w:rPr>
          </w:pPr>
          <w:hyperlink w:anchor="_Toc238561754" w:history="1">
            <w:r w:rsidRPr="00B36C37">
              <w:rPr>
                <w:rStyle w:val="Hyperlink"/>
                <w:rFonts w:ascii="Times New Roman" w:hAnsi="Times New Roman" w:cs="Times New Roman"/>
                <w:noProof/>
              </w:rPr>
              <w:t>UC09 Check Assignment</w:t>
            </w:r>
            <w:r>
              <w:rPr>
                <w:noProof/>
                <w:webHidden/>
              </w:rPr>
              <w:tab/>
            </w:r>
            <w:r>
              <w:rPr>
                <w:noProof/>
                <w:webHidden/>
              </w:rPr>
              <w:fldChar w:fldCharType="begin"/>
            </w:r>
            <w:r>
              <w:rPr>
                <w:noProof/>
                <w:webHidden/>
              </w:rPr>
              <w:instrText xml:space="preserve"> PAGEREF _Toc238561754 \h </w:instrText>
            </w:r>
            <w:r>
              <w:rPr>
                <w:noProof/>
                <w:webHidden/>
              </w:rPr>
            </w:r>
            <w:r>
              <w:rPr>
                <w:noProof/>
                <w:webHidden/>
              </w:rPr>
              <w:fldChar w:fldCharType="separate"/>
            </w:r>
            <w:r>
              <w:rPr>
                <w:noProof/>
                <w:webHidden/>
              </w:rPr>
              <w:t>20</w:t>
            </w:r>
            <w:r>
              <w:rPr>
                <w:noProof/>
                <w:webHidden/>
              </w:rPr>
              <w:fldChar w:fldCharType="end"/>
            </w:r>
          </w:hyperlink>
        </w:p>
        <w:p w14:paraId="7FEAAAD6" w14:textId="5914EFE9" w:rsidR="001F358C" w:rsidRDefault="001F358C">
          <w:pPr>
            <w:pStyle w:val="TOC2"/>
            <w:tabs>
              <w:tab w:val="right" w:leader="underscore" w:pos="9350"/>
            </w:tabs>
            <w:rPr>
              <w:noProof/>
              <w:kern w:val="2"/>
              <w:sz w:val="24"/>
              <w:szCs w:val="24"/>
              <w:lang/>
              <w14:ligatures w14:val="standardContextual"/>
            </w:rPr>
          </w:pPr>
          <w:hyperlink w:anchor="_Toc238561755" w:history="1">
            <w:r w:rsidRPr="00B36C37">
              <w:rPr>
                <w:rStyle w:val="Hyperlink"/>
                <w:rFonts w:ascii="Times New Roman" w:hAnsi="Times New Roman" w:cs="Times New Roman"/>
                <w:noProof/>
              </w:rPr>
              <w:t>UC10  Review Submission</w:t>
            </w:r>
            <w:r>
              <w:rPr>
                <w:noProof/>
                <w:webHidden/>
              </w:rPr>
              <w:tab/>
            </w:r>
            <w:r>
              <w:rPr>
                <w:noProof/>
                <w:webHidden/>
              </w:rPr>
              <w:fldChar w:fldCharType="begin"/>
            </w:r>
            <w:r>
              <w:rPr>
                <w:noProof/>
                <w:webHidden/>
              </w:rPr>
              <w:instrText xml:space="preserve"> PAGEREF _Toc238561755 \h </w:instrText>
            </w:r>
            <w:r>
              <w:rPr>
                <w:noProof/>
                <w:webHidden/>
              </w:rPr>
            </w:r>
            <w:r>
              <w:rPr>
                <w:noProof/>
                <w:webHidden/>
              </w:rPr>
              <w:fldChar w:fldCharType="separate"/>
            </w:r>
            <w:r>
              <w:rPr>
                <w:noProof/>
                <w:webHidden/>
              </w:rPr>
              <w:t>20</w:t>
            </w:r>
            <w:r>
              <w:rPr>
                <w:noProof/>
                <w:webHidden/>
              </w:rPr>
              <w:fldChar w:fldCharType="end"/>
            </w:r>
          </w:hyperlink>
        </w:p>
        <w:p w14:paraId="68A8C375" w14:textId="4A6B7699" w:rsidR="001F358C" w:rsidRDefault="001F358C">
          <w:pPr>
            <w:pStyle w:val="TOC2"/>
            <w:tabs>
              <w:tab w:val="right" w:leader="underscore" w:pos="9350"/>
            </w:tabs>
            <w:rPr>
              <w:noProof/>
              <w:kern w:val="2"/>
              <w:sz w:val="24"/>
              <w:szCs w:val="24"/>
              <w:lang/>
              <w14:ligatures w14:val="standardContextual"/>
            </w:rPr>
          </w:pPr>
          <w:hyperlink w:anchor="_Toc238561756" w:history="1">
            <w:r w:rsidRPr="00B36C37">
              <w:rPr>
                <w:rStyle w:val="Hyperlink"/>
                <w:rFonts w:ascii="Times New Roman" w:hAnsi="Times New Roman" w:cs="Times New Roman"/>
                <w:noProof/>
              </w:rPr>
              <w:t>UC11  View Results and Feedback</w:t>
            </w:r>
            <w:r>
              <w:rPr>
                <w:noProof/>
                <w:webHidden/>
              </w:rPr>
              <w:tab/>
            </w:r>
            <w:r>
              <w:rPr>
                <w:noProof/>
                <w:webHidden/>
              </w:rPr>
              <w:fldChar w:fldCharType="begin"/>
            </w:r>
            <w:r>
              <w:rPr>
                <w:noProof/>
                <w:webHidden/>
              </w:rPr>
              <w:instrText xml:space="preserve"> PAGEREF _Toc238561756 \h </w:instrText>
            </w:r>
            <w:r>
              <w:rPr>
                <w:noProof/>
                <w:webHidden/>
              </w:rPr>
            </w:r>
            <w:r>
              <w:rPr>
                <w:noProof/>
                <w:webHidden/>
              </w:rPr>
              <w:fldChar w:fldCharType="separate"/>
            </w:r>
            <w:r>
              <w:rPr>
                <w:noProof/>
                <w:webHidden/>
              </w:rPr>
              <w:t>21</w:t>
            </w:r>
            <w:r>
              <w:rPr>
                <w:noProof/>
                <w:webHidden/>
              </w:rPr>
              <w:fldChar w:fldCharType="end"/>
            </w:r>
          </w:hyperlink>
        </w:p>
        <w:p w14:paraId="2D5F591D" w14:textId="13B40277" w:rsidR="001F358C" w:rsidRDefault="001F358C">
          <w:pPr>
            <w:pStyle w:val="TOC1"/>
            <w:tabs>
              <w:tab w:val="right" w:leader="underscore" w:pos="9350"/>
            </w:tabs>
            <w:rPr>
              <w:noProof/>
              <w:kern w:val="2"/>
              <w:sz w:val="24"/>
              <w:szCs w:val="24"/>
              <w:lang/>
              <w14:ligatures w14:val="standardContextual"/>
            </w:rPr>
          </w:pPr>
          <w:hyperlink w:anchor="_Toc238561757" w:history="1">
            <w:r w:rsidRPr="00B36C37">
              <w:rPr>
                <w:rStyle w:val="Hyperlink"/>
                <w:rFonts w:ascii="Times New Roman" w:hAnsi="Times New Roman" w:cs="Times New Roman"/>
                <w:noProof/>
              </w:rPr>
              <w:t>2.5 System Sequence Diagrams (SSDs)</w:t>
            </w:r>
            <w:r>
              <w:rPr>
                <w:noProof/>
                <w:webHidden/>
              </w:rPr>
              <w:tab/>
            </w:r>
            <w:r>
              <w:rPr>
                <w:noProof/>
                <w:webHidden/>
              </w:rPr>
              <w:fldChar w:fldCharType="begin"/>
            </w:r>
            <w:r>
              <w:rPr>
                <w:noProof/>
                <w:webHidden/>
              </w:rPr>
              <w:instrText xml:space="preserve"> PAGEREF _Toc238561757 \h </w:instrText>
            </w:r>
            <w:r>
              <w:rPr>
                <w:noProof/>
                <w:webHidden/>
              </w:rPr>
            </w:r>
            <w:r>
              <w:rPr>
                <w:noProof/>
                <w:webHidden/>
              </w:rPr>
              <w:fldChar w:fldCharType="separate"/>
            </w:r>
            <w:r>
              <w:rPr>
                <w:noProof/>
                <w:webHidden/>
              </w:rPr>
              <w:t>21</w:t>
            </w:r>
            <w:r>
              <w:rPr>
                <w:noProof/>
                <w:webHidden/>
              </w:rPr>
              <w:fldChar w:fldCharType="end"/>
            </w:r>
          </w:hyperlink>
        </w:p>
        <w:p w14:paraId="3DEA7FCF" w14:textId="57BDBCC1" w:rsidR="001F358C" w:rsidRDefault="001F358C">
          <w:pPr>
            <w:pStyle w:val="TOC1"/>
            <w:tabs>
              <w:tab w:val="right" w:leader="underscore" w:pos="9350"/>
            </w:tabs>
            <w:rPr>
              <w:noProof/>
              <w:kern w:val="2"/>
              <w:sz w:val="24"/>
              <w:szCs w:val="24"/>
              <w:lang/>
              <w14:ligatures w14:val="standardContextual"/>
            </w:rPr>
          </w:pPr>
          <w:hyperlink w:anchor="_Toc238561758" w:history="1">
            <w:r w:rsidRPr="00B36C37">
              <w:rPr>
                <w:rStyle w:val="Hyperlink"/>
                <w:rFonts w:ascii="Times New Roman" w:hAnsi="Times New Roman" w:cs="Times New Roman"/>
                <w:noProof/>
              </w:rPr>
              <w:t>2.6 Data Flow Diagram (DFD)</w:t>
            </w:r>
            <w:r>
              <w:rPr>
                <w:noProof/>
                <w:webHidden/>
              </w:rPr>
              <w:tab/>
            </w:r>
            <w:r>
              <w:rPr>
                <w:noProof/>
                <w:webHidden/>
              </w:rPr>
              <w:fldChar w:fldCharType="begin"/>
            </w:r>
            <w:r>
              <w:rPr>
                <w:noProof/>
                <w:webHidden/>
              </w:rPr>
              <w:instrText xml:space="preserve"> PAGEREF _Toc238561758 \h </w:instrText>
            </w:r>
            <w:r>
              <w:rPr>
                <w:noProof/>
                <w:webHidden/>
              </w:rPr>
            </w:r>
            <w:r>
              <w:rPr>
                <w:noProof/>
                <w:webHidden/>
              </w:rPr>
              <w:fldChar w:fldCharType="separate"/>
            </w:r>
            <w:r>
              <w:rPr>
                <w:noProof/>
                <w:webHidden/>
              </w:rPr>
              <w:t>27</w:t>
            </w:r>
            <w:r>
              <w:rPr>
                <w:noProof/>
                <w:webHidden/>
              </w:rPr>
              <w:fldChar w:fldCharType="end"/>
            </w:r>
          </w:hyperlink>
        </w:p>
        <w:p w14:paraId="6835EC9B" w14:textId="6A93F5F6" w:rsidR="001F358C" w:rsidRDefault="001F358C">
          <w:pPr>
            <w:pStyle w:val="TOC2"/>
            <w:tabs>
              <w:tab w:val="right" w:leader="underscore" w:pos="9350"/>
            </w:tabs>
            <w:rPr>
              <w:noProof/>
              <w:kern w:val="2"/>
              <w:sz w:val="24"/>
              <w:szCs w:val="24"/>
              <w:lang/>
              <w14:ligatures w14:val="standardContextual"/>
            </w:rPr>
          </w:pPr>
          <w:hyperlink w:anchor="_Toc238561759" w:history="1">
            <w:r w:rsidRPr="00B36C37">
              <w:rPr>
                <w:rStyle w:val="Hyperlink"/>
                <w:rFonts w:ascii="Times New Roman" w:hAnsi="Times New Roman" w:cs="Times New Roman"/>
                <w:noProof/>
              </w:rPr>
              <w:t>2.6.1 Level 0  Context Diagram</w:t>
            </w:r>
            <w:r>
              <w:rPr>
                <w:noProof/>
                <w:webHidden/>
              </w:rPr>
              <w:tab/>
            </w:r>
            <w:r>
              <w:rPr>
                <w:noProof/>
                <w:webHidden/>
              </w:rPr>
              <w:fldChar w:fldCharType="begin"/>
            </w:r>
            <w:r>
              <w:rPr>
                <w:noProof/>
                <w:webHidden/>
              </w:rPr>
              <w:instrText xml:space="preserve"> PAGEREF _Toc238561759 \h </w:instrText>
            </w:r>
            <w:r>
              <w:rPr>
                <w:noProof/>
                <w:webHidden/>
              </w:rPr>
            </w:r>
            <w:r>
              <w:rPr>
                <w:noProof/>
                <w:webHidden/>
              </w:rPr>
              <w:fldChar w:fldCharType="separate"/>
            </w:r>
            <w:r>
              <w:rPr>
                <w:noProof/>
                <w:webHidden/>
              </w:rPr>
              <w:t>27</w:t>
            </w:r>
            <w:r>
              <w:rPr>
                <w:noProof/>
                <w:webHidden/>
              </w:rPr>
              <w:fldChar w:fldCharType="end"/>
            </w:r>
          </w:hyperlink>
        </w:p>
        <w:p w14:paraId="77C2F04A" w14:textId="17B89D1C" w:rsidR="001F358C" w:rsidRDefault="001F358C">
          <w:pPr>
            <w:pStyle w:val="TOC2"/>
            <w:tabs>
              <w:tab w:val="right" w:leader="underscore" w:pos="9350"/>
            </w:tabs>
            <w:rPr>
              <w:noProof/>
              <w:kern w:val="2"/>
              <w:sz w:val="24"/>
              <w:szCs w:val="24"/>
              <w:lang/>
              <w14:ligatures w14:val="standardContextual"/>
            </w:rPr>
          </w:pPr>
          <w:hyperlink w:anchor="_Toc238561760" w:history="1">
            <w:r w:rsidRPr="00B36C37">
              <w:rPr>
                <w:rStyle w:val="Hyperlink"/>
                <w:rFonts w:ascii="Times New Roman" w:hAnsi="Times New Roman" w:cs="Times New Roman"/>
                <w:noProof/>
              </w:rPr>
              <w:t>2.6.2 Level 1 Main Processes</w:t>
            </w:r>
            <w:r>
              <w:rPr>
                <w:noProof/>
                <w:webHidden/>
              </w:rPr>
              <w:tab/>
            </w:r>
            <w:r>
              <w:rPr>
                <w:noProof/>
                <w:webHidden/>
              </w:rPr>
              <w:fldChar w:fldCharType="begin"/>
            </w:r>
            <w:r>
              <w:rPr>
                <w:noProof/>
                <w:webHidden/>
              </w:rPr>
              <w:instrText xml:space="preserve"> PAGEREF _Toc238561760 \h </w:instrText>
            </w:r>
            <w:r>
              <w:rPr>
                <w:noProof/>
                <w:webHidden/>
              </w:rPr>
            </w:r>
            <w:r>
              <w:rPr>
                <w:noProof/>
                <w:webHidden/>
              </w:rPr>
              <w:fldChar w:fldCharType="separate"/>
            </w:r>
            <w:r>
              <w:rPr>
                <w:noProof/>
                <w:webHidden/>
              </w:rPr>
              <w:t>28</w:t>
            </w:r>
            <w:r>
              <w:rPr>
                <w:noProof/>
                <w:webHidden/>
              </w:rPr>
              <w:fldChar w:fldCharType="end"/>
            </w:r>
          </w:hyperlink>
        </w:p>
        <w:p w14:paraId="0C893C00" w14:textId="04D1FD90" w:rsidR="001F358C" w:rsidRDefault="001F358C">
          <w:pPr>
            <w:pStyle w:val="TOC2"/>
            <w:tabs>
              <w:tab w:val="right" w:leader="underscore" w:pos="9350"/>
            </w:tabs>
            <w:rPr>
              <w:noProof/>
              <w:kern w:val="2"/>
              <w:sz w:val="24"/>
              <w:szCs w:val="24"/>
              <w:lang/>
              <w14:ligatures w14:val="standardContextual"/>
            </w:rPr>
          </w:pPr>
          <w:hyperlink w:anchor="_Toc238561761" w:history="1">
            <w:r w:rsidRPr="00B36C37">
              <w:rPr>
                <w:rStyle w:val="Hyperlink"/>
                <w:rFonts w:ascii="Times New Roman" w:hAnsi="Times New Roman" w:cs="Times New Roman"/>
                <w:noProof/>
              </w:rPr>
              <w:t>2.6.3 Checking Data Flow</w:t>
            </w:r>
            <w:r>
              <w:rPr>
                <w:noProof/>
                <w:webHidden/>
              </w:rPr>
              <w:tab/>
            </w:r>
            <w:r>
              <w:rPr>
                <w:noProof/>
                <w:webHidden/>
              </w:rPr>
              <w:fldChar w:fldCharType="begin"/>
            </w:r>
            <w:r>
              <w:rPr>
                <w:noProof/>
                <w:webHidden/>
              </w:rPr>
              <w:instrText xml:space="preserve"> PAGEREF _Toc238561761 \h </w:instrText>
            </w:r>
            <w:r>
              <w:rPr>
                <w:noProof/>
                <w:webHidden/>
              </w:rPr>
            </w:r>
            <w:r>
              <w:rPr>
                <w:noProof/>
                <w:webHidden/>
              </w:rPr>
              <w:fldChar w:fldCharType="separate"/>
            </w:r>
            <w:r>
              <w:rPr>
                <w:noProof/>
                <w:webHidden/>
              </w:rPr>
              <w:t>29</w:t>
            </w:r>
            <w:r>
              <w:rPr>
                <w:noProof/>
                <w:webHidden/>
              </w:rPr>
              <w:fldChar w:fldCharType="end"/>
            </w:r>
          </w:hyperlink>
        </w:p>
        <w:p w14:paraId="07CF7BE2" w14:textId="1F67575A" w:rsidR="001F358C" w:rsidRDefault="001F358C">
          <w:pPr>
            <w:pStyle w:val="TOC1"/>
            <w:tabs>
              <w:tab w:val="right" w:leader="underscore" w:pos="9350"/>
            </w:tabs>
            <w:rPr>
              <w:noProof/>
              <w:kern w:val="2"/>
              <w:sz w:val="24"/>
              <w:szCs w:val="24"/>
              <w:lang/>
              <w14:ligatures w14:val="standardContextual"/>
            </w:rPr>
          </w:pPr>
          <w:hyperlink w:anchor="_Toc238561762" w:history="1">
            <w:r w:rsidRPr="00B36C37">
              <w:rPr>
                <w:rStyle w:val="Hyperlink"/>
                <w:rFonts w:ascii="Times New Roman" w:hAnsi="Times New Roman" w:cs="Times New Roman"/>
                <w:noProof/>
              </w:rPr>
              <w:t>2.7 Data Requirements</w:t>
            </w:r>
            <w:r>
              <w:rPr>
                <w:noProof/>
                <w:webHidden/>
              </w:rPr>
              <w:tab/>
            </w:r>
            <w:r>
              <w:rPr>
                <w:noProof/>
                <w:webHidden/>
              </w:rPr>
              <w:fldChar w:fldCharType="begin"/>
            </w:r>
            <w:r>
              <w:rPr>
                <w:noProof/>
                <w:webHidden/>
              </w:rPr>
              <w:instrText xml:space="preserve"> PAGEREF _Toc238561762 \h </w:instrText>
            </w:r>
            <w:r>
              <w:rPr>
                <w:noProof/>
                <w:webHidden/>
              </w:rPr>
            </w:r>
            <w:r>
              <w:rPr>
                <w:noProof/>
                <w:webHidden/>
              </w:rPr>
              <w:fldChar w:fldCharType="separate"/>
            </w:r>
            <w:r>
              <w:rPr>
                <w:noProof/>
                <w:webHidden/>
              </w:rPr>
              <w:t>29</w:t>
            </w:r>
            <w:r>
              <w:rPr>
                <w:noProof/>
                <w:webHidden/>
              </w:rPr>
              <w:fldChar w:fldCharType="end"/>
            </w:r>
          </w:hyperlink>
        </w:p>
        <w:p w14:paraId="3DD04333" w14:textId="361785FF" w:rsidR="001F358C" w:rsidRDefault="001F358C">
          <w:pPr>
            <w:pStyle w:val="TOC2"/>
            <w:tabs>
              <w:tab w:val="right" w:leader="underscore" w:pos="9350"/>
            </w:tabs>
            <w:rPr>
              <w:noProof/>
              <w:kern w:val="2"/>
              <w:sz w:val="24"/>
              <w:szCs w:val="24"/>
              <w:lang/>
              <w14:ligatures w14:val="standardContextual"/>
            </w:rPr>
          </w:pPr>
          <w:hyperlink w:anchor="_Toc238561763" w:history="1">
            <w:r w:rsidRPr="00B36C37">
              <w:rPr>
                <w:rStyle w:val="Hyperlink"/>
                <w:rFonts w:ascii="Times New Roman" w:hAnsi="Times New Roman" w:cs="Times New Roman"/>
                <w:noProof/>
              </w:rPr>
              <w:t>2.7.1 Data Dictionary</w:t>
            </w:r>
            <w:r>
              <w:rPr>
                <w:noProof/>
                <w:webHidden/>
              </w:rPr>
              <w:tab/>
            </w:r>
            <w:r>
              <w:rPr>
                <w:noProof/>
                <w:webHidden/>
              </w:rPr>
              <w:fldChar w:fldCharType="begin"/>
            </w:r>
            <w:r>
              <w:rPr>
                <w:noProof/>
                <w:webHidden/>
              </w:rPr>
              <w:instrText xml:space="preserve"> PAGEREF _Toc238561763 \h </w:instrText>
            </w:r>
            <w:r>
              <w:rPr>
                <w:noProof/>
                <w:webHidden/>
              </w:rPr>
            </w:r>
            <w:r>
              <w:rPr>
                <w:noProof/>
                <w:webHidden/>
              </w:rPr>
              <w:fldChar w:fldCharType="separate"/>
            </w:r>
            <w:r>
              <w:rPr>
                <w:noProof/>
                <w:webHidden/>
              </w:rPr>
              <w:t>30</w:t>
            </w:r>
            <w:r>
              <w:rPr>
                <w:noProof/>
                <w:webHidden/>
              </w:rPr>
              <w:fldChar w:fldCharType="end"/>
            </w:r>
          </w:hyperlink>
        </w:p>
        <w:p w14:paraId="79AEDAE8" w14:textId="22D989CE" w:rsidR="001F358C" w:rsidRDefault="001F358C">
          <w:pPr>
            <w:pStyle w:val="TOC1"/>
            <w:tabs>
              <w:tab w:val="right" w:leader="underscore" w:pos="9350"/>
            </w:tabs>
            <w:rPr>
              <w:noProof/>
              <w:kern w:val="2"/>
              <w:sz w:val="24"/>
              <w:szCs w:val="24"/>
              <w:lang/>
              <w14:ligatures w14:val="standardContextual"/>
            </w:rPr>
          </w:pPr>
          <w:hyperlink w:anchor="_Toc238561764" w:history="1">
            <w:r w:rsidRPr="00B36C37">
              <w:rPr>
                <w:rStyle w:val="Hyperlink"/>
                <w:rFonts w:ascii="Times New Roman" w:hAnsi="Times New Roman" w:cs="Times New Roman"/>
                <w:noProof/>
              </w:rPr>
              <w:t>2.8 Summary</w:t>
            </w:r>
            <w:r>
              <w:rPr>
                <w:noProof/>
                <w:webHidden/>
              </w:rPr>
              <w:tab/>
            </w:r>
            <w:r>
              <w:rPr>
                <w:noProof/>
                <w:webHidden/>
              </w:rPr>
              <w:fldChar w:fldCharType="begin"/>
            </w:r>
            <w:r>
              <w:rPr>
                <w:noProof/>
                <w:webHidden/>
              </w:rPr>
              <w:instrText xml:space="preserve"> PAGEREF _Toc238561764 \h </w:instrText>
            </w:r>
            <w:r>
              <w:rPr>
                <w:noProof/>
                <w:webHidden/>
              </w:rPr>
            </w:r>
            <w:r>
              <w:rPr>
                <w:noProof/>
                <w:webHidden/>
              </w:rPr>
              <w:fldChar w:fldCharType="separate"/>
            </w:r>
            <w:r>
              <w:rPr>
                <w:noProof/>
                <w:webHidden/>
              </w:rPr>
              <w:t>30</w:t>
            </w:r>
            <w:r>
              <w:rPr>
                <w:noProof/>
                <w:webHidden/>
              </w:rPr>
              <w:fldChar w:fldCharType="end"/>
            </w:r>
          </w:hyperlink>
        </w:p>
        <w:p w14:paraId="4410FF40" w14:textId="1FB867AB" w:rsidR="001F358C" w:rsidRDefault="001F358C">
          <w:pPr>
            <w:pStyle w:val="TOC1"/>
            <w:tabs>
              <w:tab w:val="right" w:leader="underscore" w:pos="9350"/>
            </w:tabs>
            <w:rPr>
              <w:noProof/>
              <w:kern w:val="2"/>
              <w:sz w:val="24"/>
              <w:szCs w:val="24"/>
              <w:lang/>
              <w14:ligatures w14:val="standardContextual"/>
            </w:rPr>
          </w:pPr>
          <w:hyperlink w:anchor="_Toc238561765" w:history="1">
            <w:r w:rsidRPr="00B36C37">
              <w:rPr>
                <w:rStyle w:val="Hyperlink"/>
                <w:rFonts w:ascii="Times New Roman" w:hAnsi="Times New Roman" w:cs="Times New Roman"/>
                <w:b/>
                <w:noProof/>
              </w:rPr>
              <w:t>CHAPTER 3</w:t>
            </w:r>
            <w:r>
              <w:rPr>
                <w:noProof/>
                <w:webHidden/>
              </w:rPr>
              <w:tab/>
            </w:r>
            <w:r>
              <w:rPr>
                <w:noProof/>
                <w:webHidden/>
              </w:rPr>
              <w:fldChar w:fldCharType="begin"/>
            </w:r>
            <w:r>
              <w:rPr>
                <w:noProof/>
                <w:webHidden/>
              </w:rPr>
              <w:instrText xml:space="preserve"> PAGEREF _Toc238561765 \h </w:instrText>
            </w:r>
            <w:r>
              <w:rPr>
                <w:noProof/>
                <w:webHidden/>
              </w:rPr>
            </w:r>
            <w:r>
              <w:rPr>
                <w:noProof/>
                <w:webHidden/>
              </w:rPr>
              <w:fldChar w:fldCharType="separate"/>
            </w:r>
            <w:r>
              <w:rPr>
                <w:noProof/>
                <w:webHidden/>
              </w:rPr>
              <w:t>31</w:t>
            </w:r>
            <w:r>
              <w:rPr>
                <w:noProof/>
                <w:webHidden/>
              </w:rPr>
              <w:fldChar w:fldCharType="end"/>
            </w:r>
          </w:hyperlink>
        </w:p>
        <w:p w14:paraId="5B1D1596" w14:textId="0EC27369" w:rsidR="001F358C" w:rsidRDefault="001F358C">
          <w:pPr>
            <w:pStyle w:val="TOC1"/>
            <w:tabs>
              <w:tab w:val="right" w:leader="underscore" w:pos="9350"/>
            </w:tabs>
            <w:rPr>
              <w:noProof/>
              <w:kern w:val="2"/>
              <w:sz w:val="24"/>
              <w:szCs w:val="24"/>
              <w:lang/>
              <w14:ligatures w14:val="standardContextual"/>
            </w:rPr>
          </w:pPr>
          <w:hyperlink w:anchor="_Toc238561766" w:history="1">
            <w:r w:rsidRPr="00B36C37">
              <w:rPr>
                <w:rStyle w:val="Hyperlink"/>
                <w:rFonts w:ascii="Times New Roman" w:hAnsi="Times New Roman" w:cs="Times New Roman"/>
                <w:b/>
                <w:noProof/>
              </w:rPr>
              <w:t>SOFTWARE DESIGN DESCRIPTION</w:t>
            </w:r>
            <w:r>
              <w:rPr>
                <w:noProof/>
                <w:webHidden/>
              </w:rPr>
              <w:tab/>
            </w:r>
            <w:r>
              <w:rPr>
                <w:noProof/>
                <w:webHidden/>
              </w:rPr>
              <w:fldChar w:fldCharType="begin"/>
            </w:r>
            <w:r>
              <w:rPr>
                <w:noProof/>
                <w:webHidden/>
              </w:rPr>
              <w:instrText xml:space="preserve"> PAGEREF _Toc238561766 \h </w:instrText>
            </w:r>
            <w:r>
              <w:rPr>
                <w:noProof/>
                <w:webHidden/>
              </w:rPr>
            </w:r>
            <w:r>
              <w:rPr>
                <w:noProof/>
                <w:webHidden/>
              </w:rPr>
              <w:fldChar w:fldCharType="separate"/>
            </w:r>
            <w:r>
              <w:rPr>
                <w:noProof/>
                <w:webHidden/>
              </w:rPr>
              <w:t>31</w:t>
            </w:r>
            <w:r>
              <w:rPr>
                <w:noProof/>
                <w:webHidden/>
              </w:rPr>
              <w:fldChar w:fldCharType="end"/>
            </w:r>
          </w:hyperlink>
        </w:p>
        <w:p w14:paraId="05D20572" w14:textId="2077C413" w:rsidR="001F358C" w:rsidRDefault="001F358C">
          <w:pPr>
            <w:pStyle w:val="TOC1"/>
            <w:tabs>
              <w:tab w:val="right" w:leader="underscore" w:pos="9350"/>
            </w:tabs>
            <w:rPr>
              <w:noProof/>
              <w:kern w:val="2"/>
              <w:sz w:val="24"/>
              <w:szCs w:val="24"/>
              <w:lang/>
              <w14:ligatures w14:val="standardContextual"/>
            </w:rPr>
          </w:pPr>
          <w:hyperlink w:anchor="_Toc238561767" w:history="1">
            <w:r w:rsidRPr="00B36C37">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_Toc238561767 \h </w:instrText>
            </w:r>
            <w:r>
              <w:rPr>
                <w:noProof/>
                <w:webHidden/>
              </w:rPr>
            </w:r>
            <w:r>
              <w:rPr>
                <w:noProof/>
                <w:webHidden/>
              </w:rPr>
              <w:fldChar w:fldCharType="separate"/>
            </w:r>
            <w:r>
              <w:rPr>
                <w:noProof/>
                <w:webHidden/>
              </w:rPr>
              <w:t>31</w:t>
            </w:r>
            <w:r>
              <w:rPr>
                <w:noProof/>
                <w:webHidden/>
              </w:rPr>
              <w:fldChar w:fldCharType="end"/>
            </w:r>
          </w:hyperlink>
        </w:p>
        <w:p w14:paraId="652793BE" w14:textId="6642E404" w:rsidR="001F358C" w:rsidRDefault="001F358C">
          <w:pPr>
            <w:pStyle w:val="TOC1"/>
            <w:tabs>
              <w:tab w:val="right" w:leader="underscore" w:pos="9350"/>
            </w:tabs>
            <w:rPr>
              <w:noProof/>
              <w:kern w:val="2"/>
              <w:sz w:val="24"/>
              <w:szCs w:val="24"/>
              <w:lang/>
              <w14:ligatures w14:val="standardContextual"/>
            </w:rPr>
          </w:pPr>
          <w:hyperlink w:anchor="_Toc238561768" w:history="1">
            <w:r w:rsidRPr="00B36C37">
              <w:rPr>
                <w:rStyle w:val="Hyperlink"/>
                <w:rFonts w:ascii="Times New Roman" w:hAnsi="Times New Roman" w:cs="Times New Roman"/>
                <w:noProof/>
              </w:rPr>
              <w:t>3.2 System Architecture</w:t>
            </w:r>
            <w:r>
              <w:rPr>
                <w:noProof/>
                <w:webHidden/>
              </w:rPr>
              <w:tab/>
            </w:r>
            <w:r>
              <w:rPr>
                <w:noProof/>
                <w:webHidden/>
              </w:rPr>
              <w:fldChar w:fldCharType="begin"/>
            </w:r>
            <w:r>
              <w:rPr>
                <w:noProof/>
                <w:webHidden/>
              </w:rPr>
              <w:instrText xml:space="preserve"> PAGEREF _Toc238561768 \h </w:instrText>
            </w:r>
            <w:r>
              <w:rPr>
                <w:noProof/>
                <w:webHidden/>
              </w:rPr>
            </w:r>
            <w:r>
              <w:rPr>
                <w:noProof/>
                <w:webHidden/>
              </w:rPr>
              <w:fldChar w:fldCharType="separate"/>
            </w:r>
            <w:r>
              <w:rPr>
                <w:noProof/>
                <w:webHidden/>
              </w:rPr>
              <w:t>31</w:t>
            </w:r>
            <w:r>
              <w:rPr>
                <w:noProof/>
                <w:webHidden/>
              </w:rPr>
              <w:fldChar w:fldCharType="end"/>
            </w:r>
          </w:hyperlink>
        </w:p>
        <w:p w14:paraId="3A5BDC1B" w14:textId="3C803963" w:rsidR="001F358C" w:rsidRDefault="001F358C">
          <w:pPr>
            <w:pStyle w:val="TOC1"/>
            <w:tabs>
              <w:tab w:val="right" w:leader="underscore" w:pos="9350"/>
            </w:tabs>
            <w:rPr>
              <w:noProof/>
              <w:kern w:val="2"/>
              <w:sz w:val="24"/>
              <w:szCs w:val="24"/>
              <w:lang/>
              <w14:ligatures w14:val="standardContextual"/>
            </w:rPr>
          </w:pPr>
          <w:hyperlink w:anchor="_Toc238561769" w:history="1">
            <w:r w:rsidRPr="00B36C37">
              <w:rPr>
                <w:rStyle w:val="Hyperlink"/>
                <w:rFonts w:ascii="Times New Roman" w:hAnsi="Times New Roman" w:cs="Times New Roman"/>
                <w:noProof/>
              </w:rPr>
              <w:t>3.3 Technology Stack</w:t>
            </w:r>
            <w:r>
              <w:rPr>
                <w:noProof/>
                <w:webHidden/>
              </w:rPr>
              <w:tab/>
            </w:r>
            <w:r>
              <w:rPr>
                <w:noProof/>
                <w:webHidden/>
              </w:rPr>
              <w:fldChar w:fldCharType="begin"/>
            </w:r>
            <w:r>
              <w:rPr>
                <w:noProof/>
                <w:webHidden/>
              </w:rPr>
              <w:instrText xml:space="preserve"> PAGEREF _Toc238561769 \h </w:instrText>
            </w:r>
            <w:r>
              <w:rPr>
                <w:noProof/>
                <w:webHidden/>
              </w:rPr>
            </w:r>
            <w:r>
              <w:rPr>
                <w:noProof/>
                <w:webHidden/>
              </w:rPr>
              <w:fldChar w:fldCharType="separate"/>
            </w:r>
            <w:r>
              <w:rPr>
                <w:noProof/>
                <w:webHidden/>
              </w:rPr>
              <w:t>32</w:t>
            </w:r>
            <w:r>
              <w:rPr>
                <w:noProof/>
                <w:webHidden/>
              </w:rPr>
              <w:fldChar w:fldCharType="end"/>
            </w:r>
          </w:hyperlink>
        </w:p>
        <w:p w14:paraId="7117C9DA" w14:textId="3E6C8D3F" w:rsidR="001F358C" w:rsidRDefault="001F358C">
          <w:pPr>
            <w:pStyle w:val="TOC2"/>
            <w:tabs>
              <w:tab w:val="right" w:leader="underscore" w:pos="9350"/>
            </w:tabs>
            <w:rPr>
              <w:noProof/>
              <w:kern w:val="2"/>
              <w:sz w:val="24"/>
              <w:szCs w:val="24"/>
              <w:lang/>
              <w14:ligatures w14:val="standardContextual"/>
            </w:rPr>
          </w:pPr>
          <w:hyperlink w:anchor="_Toc238561770" w:history="1">
            <w:r w:rsidRPr="00B36C37">
              <w:rPr>
                <w:rStyle w:val="Hyperlink"/>
                <w:rFonts w:ascii="Times New Roman" w:hAnsi="Times New Roman" w:cs="Times New Roman"/>
                <w:noProof/>
              </w:rPr>
              <w:t>3.3.1 Frontend</w:t>
            </w:r>
            <w:r>
              <w:rPr>
                <w:noProof/>
                <w:webHidden/>
              </w:rPr>
              <w:tab/>
            </w:r>
            <w:r>
              <w:rPr>
                <w:noProof/>
                <w:webHidden/>
              </w:rPr>
              <w:fldChar w:fldCharType="begin"/>
            </w:r>
            <w:r>
              <w:rPr>
                <w:noProof/>
                <w:webHidden/>
              </w:rPr>
              <w:instrText xml:space="preserve"> PAGEREF _Toc238561770 \h </w:instrText>
            </w:r>
            <w:r>
              <w:rPr>
                <w:noProof/>
                <w:webHidden/>
              </w:rPr>
            </w:r>
            <w:r>
              <w:rPr>
                <w:noProof/>
                <w:webHidden/>
              </w:rPr>
              <w:fldChar w:fldCharType="separate"/>
            </w:r>
            <w:r>
              <w:rPr>
                <w:noProof/>
                <w:webHidden/>
              </w:rPr>
              <w:t>32</w:t>
            </w:r>
            <w:r>
              <w:rPr>
                <w:noProof/>
                <w:webHidden/>
              </w:rPr>
              <w:fldChar w:fldCharType="end"/>
            </w:r>
          </w:hyperlink>
        </w:p>
        <w:p w14:paraId="38A7AC6D" w14:textId="1A9173C1" w:rsidR="001F358C" w:rsidRDefault="001F358C">
          <w:pPr>
            <w:pStyle w:val="TOC2"/>
            <w:tabs>
              <w:tab w:val="right" w:leader="underscore" w:pos="9350"/>
            </w:tabs>
            <w:rPr>
              <w:noProof/>
              <w:kern w:val="2"/>
              <w:sz w:val="24"/>
              <w:szCs w:val="24"/>
              <w:lang/>
              <w14:ligatures w14:val="standardContextual"/>
            </w:rPr>
          </w:pPr>
          <w:hyperlink w:anchor="_Toc238561771" w:history="1">
            <w:r w:rsidRPr="00B36C37">
              <w:rPr>
                <w:rStyle w:val="Hyperlink"/>
                <w:rFonts w:ascii="Times New Roman" w:hAnsi="Times New Roman" w:cs="Times New Roman"/>
                <w:noProof/>
              </w:rPr>
              <w:t>3.3.2 Backend</w:t>
            </w:r>
            <w:r>
              <w:rPr>
                <w:noProof/>
                <w:webHidden/>
              </w:rPr>
              <w:tab/>
            </w:r>
            <w:r>
              <w:rPr>
                <w:noProof/>
                <w:webHidden/>
              </w:rPr>
              <w:fldChar w:fldCharType="begin"/>
            </w:r>
            <w:r>
              <w:rPr>
                <w:noProof/>
                <w:webHidden/>
              </w:rPr>
              <w:instrText xml:space="preserve"> PAGEREF _Toc238561771 \h </w:instrText>
            </w:r>
            <w:r>
              <w:rPr>
                <w:noProof/>
                <w:webHidden/>
              </w:rPr>
            </w:r>
            <w:r>
              <w:rPr>
                <w:noProof/>
                <w:webHidden/>
              </w:rPr>
              <w:fldChar w:fldCharType="separate"/>
            </w:r>
            <w:r>
              <w:rPr>
                <w:noProof/>
                <w:webHidden/>
              </w:rPr>
              <w:t>32</w:t>
            </w:r>
            <w:r>
              <w:rPr>
                <w:noProof/>
                <w:webHidden/>
              </w:rPr>
              <w:fldChar w:fldCharType="end"/>
            </w:r>
          </w:hyperlink>
        </w:p>
        <w:p w14:paraId="138EB1BC" w14:textId="351E3C30" w:rsidR="001F358C" w:rsidRDefault="001F358C">
          <w:pPr>
            <w:pStyle w:val="TOC2"/>
            <w:tabs>
              <w:tab w:val="right" w:leader="underscore" w:pos="9350"/>
            </w:tabs>
            <w:rPr>
              <w:noProof/>
              <w:kern w:val="2"/>
              <w:sz w:val="24"/>
              <w:szCs w:val="24"/>
              <w:lang/>
              <w14:ligatures w14:val="standardContextual"/>
            </w:rPr>
          </w:pPr>
          <w:hyperlink w:anchor="_Toc238561772" w:history="1">
            <w:r w:rsidRPr="00B36C37">
              <w:rPr>
                <w:rStyle w:val="Hyperlink"/>
                <w:rFonts w:ascii="Times New Roman" w:hAnsi="Times New Roman" w:cs="Times New Roman"/>
                <w:noProof/>
              </w:rPr>
              <w:t>3.3.3 Database</w:t>
            </w:r>
            <w:r>
              <w:rPr>
                <w:noProof/>
                <w:webHidden/>
              </w:rPr>
              <w:tab/>
            </w:r>
            <w:r>
              <w:rPr>
                <w:noProof/>
                <w:webHidden/>
              </w:rPr>
              <w:fldChar w:fldCharType="begin"/>
            </w:r>
            <w:r>
              <w:rPr>
                <w:noProof/>
                <w:webHidden/>
              </w:rPr>
              <w:instrText xml:space="preserve"> PAGEREF _Toc238561772 \h </w:instrText>
            </w:r>
            <w:r>
              <w:rPr>
                <w:noProof/>
                <w:webHidden/>
              </w:rPr>
            </w:r>
            <w:r>
              <w:rPr>
                <w:noProof/>
                <w:webHidden/>
              </w:rPr>
              <w:fldChar w:fldCharType="separate"/>
            </w:r>
            <w:r>
              <w:rPr>
                <w:noProof/>
                <w:webHidden/>
              </w:rPr>
              <w:t>32</w:t>
            </w:r>
            <w:r>
              <w:rPr>
                <w:noProof/>
                <w:webHidden/>
              </w:rPr>
              <w:fldChar w:fldCharType="end"/>
            </w:r>
          </w:hyperlink>
        </w:p>
        <w:p w14:paraId="64452E7E" w14:textId="34E83D87" w:rsidR="001F358C" w:rsidRDefault="001F358C">
          <w:pPr>
            <w:pStyle w:val="TOC1"/>
            <w:tabs>
              <w:tab w:val="right" w:leader="underscore" w:pos="9350"/>
            </w:tabs>
            <w:rPr>
              <w:noProof/>
              <w:kern w:val="2"/>
              <w:sz w:val="24"/>
              <w:szCs w:val="24"/>
              <w:lang/>
              <w14:ligatures w14:val="standardContextual"/>
            </w:rPr>
          </w:pPr>
          <w:hyperlink w:anchor="_Toc238561773" w:history="1">
            <w:r w:rsidRPr="00B36C37">
              <w:rPr>
                <w:rStyle w:val="Hyperlink"/>
                <w:rFonts w:ascii="Times New Roman" w:hAnsi="Times New Roman" w:cs="Times New Roman"/>
                <w:noProof/>
              </w:rPr>
              <w:t>3.4 Frontend Design</w:t>
            </w:r>
            <w:r>
              <w:rPr>
                <w:noProof/>
                <w:webHidden/>
              </w:rPr>
              <w:tab/>
            </w:r>
            <w:r>
              <w:rPr>
                <w:noProof/>
                <w:webHidden/>
              </w:rPr>
              <w:fldChar w:fldCharType="begin"/>
            </w:r>
            <w:r>
              <w:rPr>
                <w:noProof/>
                <w:webHidden/>
              </w:rPr>
              <w:instrText xml:space="preserve"> PAGEREF _Toc238561773 \h </w:instrText>
            </w:r>
            <w:r>
              <w:rPr>
                <w:noProof/>
                <w:webHidden/>
              </w:rPr>
            </w:r>
            <w:r>
              <w:rPr>
                <w:noProof/>
                <w:webHidden/>
              </w:rPr>
              <w:fldChar w:fldCharType="separate"/>
            </w:r>
            <w:r>
              <w:rPr>
                <w:noProof/>
                <w:webHidden/>
              </w:rPr>
              <w:t>32</w:t>
            </w:r>
            <w:r>
              <w:rPr>
                <w:noProof/>
                <w:webHidden/>
              </w:rPr>
              <w:fldChar w:fldCharType="end"/>
            </w:r>
          </w:hyperlink>
        </w:p>
        <w:p w14:paraId="4D1596A0" w14:textId="609D4381" w:rsidR="001F358C" w:rsidRDefault="001F358C">
          <w:pPr>
            <w:pStyle w:val="TOC2"/>
            <w:tabs>
              <w:tab w:val="left" w:pos="960"/>
              <w:tab w:val="right" w:leader="underscore" w:pos="9350"/>
            </w:tabs>
            <w:rPr>
              <w:noProof/>
              <w:kern w:val="2"/>
              <w:sz w:val="24"/>
              <w:szCs w:val="24"/>
              <w:lang/>
              <w14:ligatures w14:val="standardContextual"/>
            </w:rPr>
          </w:pPr>
          <w:hyperlink w:anchor="_Toc238561774" w:history="1">
            <w:r w:rsidRPr="00B36C37">
              <w:rPr>
                <w:rStyle w:val="Hyperlink"/>
                <w:rFonts w:ascii="Times New Roman" w:hAnsi="Times New Roman" w:cs="Times New Roman"/>
                <w:noProof/>
              </w:rPr>
              <w:t>3.4.1</w:t>
            </w:r>
            <w:r>
              <w:rPr>
                <w:noProof/>
                <w:kern w:val="2"/>
                <w:sz w:val="24"/>
                <w:szCs w:val="24"/>
                <w:lang/>
                <w14:ligatures w14:val="standardContextual"/>
              </w:rPr>
              <w:tab/>
            </w:r>
            <w:r w:rsidRPr="00B36C37">
              <w:rPr>
                <w:rStyle w:val="Hyperlink"/>
                <w:rFonts w:ascii="Times New Roman" w:hAnsi="Times New Roman" w:cs="Times New Roman"/>
                <w:noProof/>
              </w:rPr>
              <w:t>Student-Facing Pages</w:t>
            </w:r>
            <w:r>
              <w:rPr>
                <w:noProof/>
                <w:webHidden/>
              </w:rPr>
              <w:tab/>
            </w:r>
            <w:r>
              <w:rPr>
                <w:noProof/>
                <w:webHidden/>
              </w:rPr>
              <w:fldChar w:fldCharType="begin"/>
            </w:r>
            <w:r>
              <w:rPr>
                <w:noProof/>
                <w:webHidden/>
              </w:rPr>
              <w:instrText xml:space="preserve"> PAGEREF _Toc238561774 \h </w:instrText>
            </w:r>
            <w:r>
              <w:rPr>
                <w:noProof/>
                <w:webHidden/>
              </w:rPr>
            </w:r>
            <w:r>
              <w:rPr>
                <w:noProof/>
                <w:webHidden/>
              </w:rPr>
              <w:fldChar w:fldCharType="separate"/>
            </w:r>
            <w:r>
              <w:rPr>
                <w:noProof/>
                <w:webHidden/>
              </w:rPr>
              <w:t>33</w:t>
            </w:r>
            <w:r>
              <w:rPr>
                <w:noProof/>
                <w:webHidden/>
              </w:rPr>
              <w:fldChar w:fldCharType="end"/>
            </w:r>
          </w:hyperlink>
        </w:p>
        <w:p w14:paraId="504065D2" w14:textId="34D00030" w:rsidR="001F358C" w:rsidRDefault="001F358C">
          <w:pPr>
            <w:pStyle w:val="TOC2"/>
            <w:tabs>
              <w:tab w:val="left" w:pos="960"/>
              <w:tab w:val="right" w:leader="underscore" w:pos="9350"/>
            </w:tabs>
            <w:rPr>
              <w:noProof/>
              <w:kern w:val="2"/>
              <w:sz w:val="24"/>
              <w:szCs w:val="24"/>
              <w:lang/>
              <w14:ligatures w14:val="standardContextual"/>
            </w:rPr>
          </w:pPr>
          <w:hyperlink w:anchor="_Toc238561775" w:history="1">
            <w:r w:rsidRPr="00B36C37">
              <w:rPr>
                <w:rStyle w:val="Hyperlink"/>
                <w:rFonts w:ascii="Times New Roman" w:hAnsi="Times New Roman" w:cs="Times New Roman"/>
                <w:noProof/>
              </w:rPr>
              <w:t>3.4.2</w:t>
            </w:r>
            <w:r>
              <w:rPr>
                <w:noProof/>
                <w:kern w:val="2"/>
                <w:sz w:val="24"/>
                <w:szCs w:val="24"/>
                <w:lang/>
                <w14:ligatures w14:val="standardContextual"/>
              </w:rPr>
              <w:tab/>
            </w:r>
            <w:r w:rsidRPr="00B36C37">
              <w:rPr>
                <w:rStyle w:val="Hyperlink"/>
                <w:rFonts w:ascii="Times New Roman" w:hAnsi="Times New Roman" w:cs="Times New Roman"/>
                <w:noProof/>
              </w:rPr>
              <w:t>Teacher-Facing Pages</w:t>
            </w:r>
            <w:r>
              <w:rPr>
                <w:noProof/>
                <w:webHidden/>
              </w:rPr>
              <w:tab/>
            </w:r>
            <w:r>
              <w:rPr>
                <w:noProof/>
                <w:webHidden/>
              </w:rPr>
              <w:fldChar w:fldCharType="begin"/>
            </w:r>
            <w:r>
              <w:rPr>
                <w:noProof/>
                <w:webHidden/>
              </w:rPr>
              <w:instrText xml:space="preserve"> PAGEREF _Toc238561775 \h </w:instrText>
            </w:r>
            <w:r>
              <w:rPr>
                <w:noProof/>
                <w:webHidden/>
              </w:rPr>
            </w:r>
            <w:r>
              <w:rPr>
                <w:noProof/>
                <w:webHidden/>
              </w:rPr>
              <w:fldChar w:fldCharType="separate"/>
            </w:r>
            <w:r>
              <w:rPr>
                <w:noProof/>
                <w:webHidden/>
              </w:rPr>
              <w:t>33</w:t>
            </w:r>
            <w:r>
              <w:rPr>
                <w:noProof/>
                <w:webHidden/>
              </w:rPr>
              <w:fldChar w:fldCharType="end"/>
            </w:r>
          </w:hyperlink>
        </w:p>
        <w:p w14:paraId="518F0021" w14:textId="6E0485FE" w:rsidR="001F358C" w:rsidRDefault="001F358C">
          <w:pPr>
            <w:pStyle w:val="TOC1"/>
            <w:tabs>
              <w:tab w:val="right" w:leader="underscore" w:pos="9350"/>
            </w:tabs>
            <w:rPr>
              <w:noProof/>
              <w:kern w:val="2"/>
              <w:sz w:val="24"/>
              <w:szCs w:val="24"/>
              <w:lang/>
              <w14:ligatures w14:val="standardContextual"/>
            </w:rPr>
          </w:pPr>
          <w:hyperlink w:anchor="_Toc238561776" w:history="1">
            <w:r w:rsidRPr="00B36C37">
              <w:rPr>
                <w:rStyle w:val="Hyperlink"/>
                <w:rFonts w:ascii="Times New Roman" w:hAnsi="Times New Roman" w:cs="Times New Roman"/>
                <w:noProof/>
              </w:rPr>
              <w:t>3.5 UML Modeling Design</w:t>
            </w:r>
            <w:r>
              <w:rPr>
                <w:noProof/>
                <w:webHidden/>
              </w:rPr>
              <w:tab/>
            </w:r>
            <w:r>
              <w:rPr>
                <w:noProof/>
                <w:webHidden/>
              </w:rPr>
              <w:fldChar w:fldCharType="begin"/>
            </w:r>
            <w:r>
              <w:rPr>
                <w:noProof/>
                <w:webHidden/>
              </w:rPr>
              <w:instrText xml:space="preserve"> PAGEREF _Toc238561776 \h </w:instrText>
            </w:r>
            <w:r>
              <w:rPr>
                <w:noProof/>
                <w:webHidden/>
              </w:rPr>
            </w:r>
            <w:r>
              <w:rPr>
                <w:noProof/>
                <w:webHidden/>
              </w:rPr>
              <w:fldChar w:fldCharType="separate"/>
            </w:r>
            <w:r>
              <w:rPr>
                <w:noProof/>
                <w:webHidden/>
              </w:rPr>
              <w:t>34</w:t>
            </w:r>
            <w:r>
              <w:rPr>
                <w:noProof/>
                <w:webHidden/>
              </w:rPr>
              <w:fldChar w:fldCharType="end"/>
            </w:r>
          </w:hyperlink>
        </w:p>
        <w:p w14:paraId="7604DFD5" w14:textId="0489EE7B" w:rsidR="001F358C" w:rsidRDefault="001F358C">
          <w:pPr>
            <w:pStyle w:val="TOC2"/>
            <w:tabs>
              <w:tab w:val="right" w:leader="underscore" w:pos="9350"/>
            </w:tabs>
            <w:rPr>
              <w:noProof/>
              <w:kern w:val="2"/>
              <w:sz w:val="24"/>
              <w:szCs w:val="24"/>
              <w:lang/>
              <w14:ligatures w14:val="standardContextual"/>
            </w:rPr>
          </w:pPr>
          <w:hyperlink w:anchor="_Toc238561777" w:history="1">
            <w:r w:rsidRPr="00B36C37">
              <w:rPr>
                <w:rStyle w:val="Hyperlink"/>
                <w:rFonts w:ascii="Times New Roman" w:hAnsi="Times New Roman" w:cs="Times New Roman"/>
                <w:noProof/>
              </w:rPr>
              <w:t>3.5.1 UMLTutor Software Architecture Class Diagram</w:t>
            </w:r>
            <w:r>
              <w:rPr>
                <w:noProof/>
                <w:webHidden/>
              </w:rPr>
              <w:tab/>
            </w:r>
            <w:r>
              <w:rPr>
                <w:noProof/>
                <w:webHidden/>
              </w:rPr>
              <w:fldChar w:fldCharType="begin"/>
            </w:r>
            <w:r>
              <w:rPr>
                <w:noProof/>
                <w:webHidden/>
              </w:rPr>
              <w:instrText xml:space="preserve"> PAGEREF _Toc238561777 \h </w:instrText>
            </w:r>
            <w:r>
              <w:rPr>
                <w:noProof/>
                <w:webHidden/>
              </w:rPr>
            </w:r>
            <w:r>
              <w:rPr>
                <w:noProof/>
                <w:webHidden/>
              </w:rPr>
              <w:fldChar w:fldCharType="separate"/>
            </w:r>
            <w:r>
              <w:rPr>
                <w:noProof/>
                <w:webHidden/>
              </w:rPr>
              <w:t>34</w:t>
            </w:r>
            <w:r>
              <w:rPr>
                <w:noProof/>
                <w:webHidden/>
              </w:rPr>
              <w:fldChar w:fldCharType="end"/>
            </w:r>
          </w:hyperlink>
        </w:p>
        <w:p w14:paraId="340BD329" w14:textId="0C53445A" w:rsidR="001F358C" w:rsidRDefault="001F358C">
          <w:pPr>
            <w:pStyle w:val="TOC2"/>
            <w:tabs>
              <w:tab w:val="right" w:leader="underscore" w:pos="9350"/>
            </w:tabs>
            <w:rPr>
              <w:noProof/>
              <w:kern w:val="2"/>
              <w:sz w:val="24"/>
              <w:szCs w:val="24"/>
              <w:lang/>
              <w14:ligatures w14:val="standardContextual"/>
            </w:rPr>
          </w:pPr>
          <w:hyperlink w:anchor="_Toc238561778" w:history="1">
            <w:r w:rsidRPr="00B36C37">
              <w:rPr>
                <w:rStyle w:val="Hyperlink"/>
                <w:rFonts w:ascii="Times New Roman" w:hAnsi="Times New Roman" w:cs="Times New Roman"/>
                <w:noProof/>
              </w:rPr>
              <w:t xml:space="preserve"> 3.6.4 UMLTutor Software Design Sequence Diagrams</w:t>
            </w:r>
            <w:r>
              <w:rPr>
                <w:noProof/>
                <w:webHidden/>
              </w:rPr>
              <w:tab/>
            </w:r>
            <w:r>
              <w:rPr>
                <w:noProof/>
                <w:webHidden/>
              </w:rPr>
              <w:fldChar w:fldCharType="begin"/>
            </w:r>
            <w:r>
              <w:rPr>
                <w:noProof/>
                <w:webHidden/>
              </w:rPr>
              <w:instrText xml:space="preserve"> PAGEREF _Toc238561778 \h </w:instrText>
            </w:r>
            <w:r>
              <w:rPr>
                <w:noProof/>
                <w:webHidden/>
              </w:rPr>
            </w:r>
            <w:r>
              <w:rPr>
                <w:noProof/>
                <w:webHidden/>
              </w:rPr>
              <w:fldChar w:fldCharType="separate"/>
            </w:r>
            <w:r>
              <w:rPr>
                <w:noProof/>
                <w:webHidden/>
              </w:rPr>
              <w:t>35</w:t>
            </w:r>
            <w:r>
              <w:rPr>
                <w:noProof/>
                <w:webHidden/>
              </w:rPr>
              <w:fldChar w:fldCharType="end"/>
            </w:r>
          </w:hyperlink>
        </w:p>
        <w:p w14:paraId="44B08B35" w14:textId="3C2DFC6C" w:rsidR="001F358C" w:rsidRDefault="001F358C">
          <w:pPr>
            <w:pStyle w:val="TOC1"/>
            <w:tabs>
              <w:tab w:val="right" w:leader="underscore" w:pos="9350"/>
            </w:tabs>
            <w:rPr>
              <w:noProof/>
              <w:kern w:val="2"/>
              <w:sz w:val="24"/>
              <w:szCs w:val="24"/>
              <w:lang/>
              <w14:ligatures w14:val="standardContextual"/>
            </w:rPr>
          </w:pPr>
          <w:hyperlink w:anchor="_Toc238561779" w:history="1">
            <w:r w:rsidRPr="00B36C37">
              <w:rPr>
                <w:rStyle w:val="Hyperlink"/>
                <w:rFonts w:ascii="Times New Roman" w:hAnsi="Times New Roman" w:cs="Times New Roman"/>
                <w:noProof/>
              </w:rPr>
              <w:t>3.6 Backend Architecture</w:t>
            </w:r>
            <w:r>
              <w:rPr>
                <w:noProof/>
                <w:webHidden/>
              </w:rPr>
              <w:tab/>
            </w:r>
            <w:r>
              <w:rPr>
                <w:noProof/>
                <w:webHidden/>
              </w:rPr>
              <w:fldChar w:fldCharType="begin"/>
            </w:r>
            <w:r>
              <w:rPr>
                <w:noProof/>
                <w:webHidden/>
              </w:rPr>
              <w:instrText xml:space="preserve"> PAGEREF _Toc238561779 \h </w:instrText>
            </w:r>
            <w:r>
              <w:rPr>
                <w:noProof/>
                <w:webHidden/>
              </w:rPr>
            </w:r>
            <w:r>
              <w:rPr>
                <w:noProof/>
                <w:webHidden/>
              </w:rPr>
              <w:fldChar w:fldCharType="separate"/>
            </w:r>
            <w:r>
              <w:rPr>
                <w:noProof/>
                <w:webHidden/>
              </w:rPr>
              <w:t>36</w:t>
            </w:r>
            <w:r>
              <w:rPr>
                <w:noProof/>
                <w:webHidden/>
              </w:rPr>
              <w:fldChar w:fldCharType="end"/>
            </w:r>
          </w:hyperlink>
        </w:p>
        <w:p w14:paraId="43D95CC0" w14:textId="778C7470" w:rsidR="001F358C" w:rsidRDefault="001F358C">
          <w:pPr>
            <w:pStyle w:val="TOC2"/>
            <w:tabs>
              <w:tab w:val="right" w:leader="underscore" w:pos="9350"/>
            </w:tabs>
            <w:rPr>
              <w:noProof/>
              <w:kern w:val="2"/>
              <w:sz w:val="24"/>
              <w:szCs w:val="24"/>
              <w:lang/>
              <w14:ligatures w14:val="standardContextual"/>
            </w:rPr>
          </w:pPr>
          <w:hyperlink w:anchor="_Toc238561780" w:history="1">
            <w:r w:rsidRPr="00B36C37">
              <w:rPr>
                <w:rStyle w:val="Hyperlink"/>
                <w:rFonts w:ascii="Times New Roman" w:hAnsi="Times New Roman" w:cs="Times New Roman"/>
                <w:noProof/>
              </w:rPr>
              <w:t>3.6.1 Routes and Controllers</w:t>
            </w:r>
            <w:r>
              <w:rPr>
                <w:noProof/>
                <w:webHidden/>
              </w:rPr>
              <w:tab/>
            </w:r>
            <w:r>
              <w:rPr>
                <w:noProof/>
                <w:webHidden/>
              </w:rPr>
              <w:fldChar w:fldCharType="begin"/>
            </w:r>
            <w:r>
              <w:rPr>
                <w:noProof/>
                <w:webHidden/>
              </w:rPr>
              <w:instrText xml:space="preserve"> PAGEREF _Toc238561780 \h </w:instrText>
            </w:r>
            <w:r>
              <w:rPr>
                <w:noProof/>
                <w:webHidden/>
              </w:rPr>
            </w:r>
            <w:r>
              <w:rPr>
                <w:noProof/>
                <w:webHidden/>
              </w:rPr>
              <w:fldChar w:fldCharType="separate"/>
            </w:r>
            <w:r>
              <w:rPr>
                <w:noProof/>
                <w:webHidden/>
              </w:rPr>
              <w:t>36</w:t>
            </w:r>
            <w:r>
              <w:rPr>
                <w:noProof/>
                <w:webHidden/>
              </w:rPr>
              <w:fldChar w:fldCharType="end"/>
            </w:r>
          </w:hyperlink>
        </w:p>
        <w:p w14:paraId="04C80C31" w14:textId="7B39FCF8" w:rsidR="001F358C" w:rsidRDefault="001F358C">
          <w:pPr>
            <w:pStyle w:val="TOC2"/>
            <w:tabs>
              <w:tab w:val="right" w:leader="underscore" w:pos="9350"/>
            </w:tabs>
            <w:rPr>
              <w:noProof/>
              <w:kern w:val="2"/>
              <w:sz w:val="24"/>
              <w:szCs w:val="24"/>
              <w:lang/>
              <w14:ligatures w14:val="standardContextual"/>
            </w:rPr>
          </w:pPr>
          <w:hyperlink w:anchor="_Toc238561781" w:history="1">
            <w:r w:rsidRPr="00B36C37">
              <w:rPr>
                <w:rStyle w:val="Hyperlink"/>
                <w:rFonts w:ascii="Times New Roman" w:hAnsi="Times New Roman" w:cs="Times New Roman"/>
                <w:noProof/>
              </w:rPr>
              <w:t>3.6.2 Services and Repositories</w:t>
            </w:r>
            <w:r>
              <w:rPr>
                <w:noProof/>
                <w:webHidden/>
              </w:rPr>
              <w:tab/>
            </w:r>
            <w:r>
              <w:rPr>
                <w:noProof/>
                <w:webHidden/>
              </w:rPr>
              <w:fldChar w:fldCharType="begin"/>
            </w:r>
            <w:r>
              <w:rPr>
                <w:noProof/>
                <w:webHidden/>
              </w:rPr>
              <w:instrText xml:space="preserve"> PAGEREF _Toc238561781 \h </w:instrText>
            </w:r>
            <w:r>
              <w:rPr>
                <w:noProof/>
                <w:webHidden/>
              </w:rPr>
            </w:r>
            <w:r>
              <w:rPr>
                <w:noProof/>
                <w:webHidden/>
              </w:rPr>
              <w:fldChar w:fldCharType="separate"/>
            </w:r>
            <w:r>
              <w:rPr>
                <w:noProof/>
                <w:webHidden/>
              </w:rPr>
              <w:t>36</w:t>
            </w:r>
            <w:r>
              <w:rPr>
                <w:noProof/>
                <w:webHidden/>
              </w:rPr>
              <w:fldChar w:fldCharType="end"/>
            </w:r>
          </w:hyperlink>
        </w:p>
        <w:p w14:paraId="0988707F" w14:textId="011ABF0E" w:rsidR="001F358C" w:rsidRDefault="001F358C">
          <w:pPr>
            <w:pStyle w:val="TOC2"/>
            <w:tabs>
              <w:tab w:val="right" w:leader="underscore" w:pos="9350"/>
            </w:tabs>
            <w:rPr>
              <w:noProof/>
              <w:kern w:val="2"/>
              <w:sz w:val="24"/>
              <w:szCs w:val="24"/>
              <w:lang/>
              <w14:ligatures w14:val="standardContextual"/>
            </w:rPr>
          </w:pPr>
          <w:hyperlink w:anchor="_Toc238561782" w:history="1">
            <w:r w:rsidRPr="00B36C37">
              <w:rPr>
                <w:rStyle w:val="Hyperlink"/>
                <w:rFonts w:ascii="Times New Roman" w:hAnsi="Times New Roman" w:cs="Times New Roman"/>
                <w:noProof/>
              </w:rPr>
              <w:t>3.6.3 Middleware and Security</w:t>
            </w:r>
            <w:r>
              <w:rPr>
                <w:noProof/>
                <w:webHidden/>
              </w:rPr>
              <w:tab/>
            </w:r>
            <w:r>
              <w:rPr>
                <w:noProof/>
                <w:webHidden/>
              </w:rPr>
              <w:fldChar w:fldCharType="begin"/>
            </w:r>
            <w:r>
              <w:rPr>
                <w:noProof/>
                <w:webHidden/>
              </w:rPr>
              <w:instrText xml:space="preserve"> PAGEREF _Toc238561782 \h </w:instrText>
            </w:r>
            <w:r>
              <w:rPr>
                <w:noProof/>
                <w:webHidden/>
              </w:rPr>
            </w:r>
            <w:r>
              <w:rPr>
                <w:noProof/>
                <w:webHidden/>
              </w:rPr>
              <w:fldChar w:fldCharType="separate"/>
            </w:r>
            <w:r>
              <w:rPr>
                <w:noProof/>
                <w:webHidden/>
              </w:rPr>
              <w:t>37</w:t>
            </w:r>
            <w:r>
              <w:rPr>
                <w:noProof/>
                <w:webHidden/>
              </w:rPr>
              <w:fldChar w:fldCharType="end"/>
            </w:r>
          </w:hyperlink>
        </w:p>
        <w:p w14:paraId="5250708F" w14:textId="3E748881" w:rsidR="001F358C" w:rsidRDefault="001F358C">
          <w:pPr>
            <w:pStyle w:val="TOC1"/>
            <w:tabs>
              <w:tab w:val="right" w:leader="underscore" w:pos="9350"/>
            </w:tabs>
            <w:rPr>
              <w:noProof/>
              <w:kern w:val="2"/>
              <w:sz w:val="24"/>
              <w:szCs w:val="24"/>
              <w:lang/>
              <w14:ligatures w14:val="standardContextual"/>
            </w:rPr>
          </w:pPr>
          <w:hyperlink w:anchor="_Toc238561783" w:history="1">
            <w:r w:rsidRPr="00B36C37">
              <w:rPr>
                <w:rStyle w:val="Hyperlink"/>
                <w:rFonts w:ascii="Times New Roman" w:hAnsi="Times New Roman" w:cs="Times New Roman"/>
                <w:noProof/>
              </w:rPr>
              <w:t>3.7 Authentication and Authorization Design</w:t>
            </w:r>
            <w:r>
              <w:rPr>
                <w:noProof/>
                <w:webHidden/>
              </w:rPr>
              <w:tab/>
            </w:r>
            <w:r>
              <w:rPr>
                <w:noProof/>
                <w:webHidden/>
              </w:rPr>
              <w:fldChar w:fldCharType="begin"/>
            </w:r>
            <w:r>
              <w:rPr>
                <w:noProof/>
                <w:webHidden/>
              </w:rPr>
              <w:instrText xml:space="preserve"> PAGEREF _Toc238561783 \h </w:instrText>
            </w:r>
            <w:r>
              <w:rPr>
                <w:noProof/>
                <w:webHidden/>
              </w:rPr>
            </w:r>
            <w:r>
              <w:rPr>
                <w:noProof/>
                <w:webHidden/>
              </w:rPr>
              <w:fldChar w:fldCharType="separate"/>
            </w:r>
            <w:r>
              <w:rPr>
                <w:noProof/>
                <w:webHidden/>
              </w:rPr>
              <w:t>37</w:t>
            </w:r>
            <w:r>
              <w:rPr>
                <w:noProof/>
                <w:webHidden/>
              </w:rPr>
              <w:fldChar w:fldCharType="end"/>
            </w:r>
          </w:hyperlink>
        </w:p>
        <w:p w14:paraId="72FAEF2B" w14:textId="479BBD2A" w:rsidR="001F358C" w:rsidRDefault="001F358C">
          <w:pPr>
            <w:pStyle w:val="TOC1"/>
            <w:tabs>
              <w:tab w:val="right" w:leader="underscore" w:pos="9350"/>
            </w:tabs>
            <w:rPr>
              <w:noProof/>
              <w:kern w:val="2"/>
              <w:sz w:val="24"/>
              <w:szCs w:val="24"/>
              <w:lang/>
              <w14:ligatures w14:val="standardContextual"/>
            </w:rPr>
          </w:pPr>
          <w:hyperlink w:anchor="_Toc238561784" w:history="1">
            <w:r w:rsidRPr="00B36C37">
              <w:rPr>
                <w:rStyle w:val="Hyperlink"/>
                <w:rFonts w:ascii="Times New Roman" w:hAnsi="Times New Roman" w:cs="Times New Roman"/>
                <w:noProof/>
              </w:rPr>
              <w:t>3.8 Requirement Processing and Automated Checking Design</w:t>
            </w:r>
            <w:r>
              <w:rPr>
                <w:noProof/>
                <w:webHidden/>
              </w:rPr>
              <w:tab/>
            </w:r>
            <w:r>
              <w:rPr>
                <w:noProof/>
                <w:webHidden/>
              </w:rPr>
              <w:fldChar w:fldCharType="begin"/>
            </w:r>
            <w:r>
              <w:rPr>
                <w:noProof/>
                <w:webHidden/>
              </w:rPr>
              <w:instrText xml:space="preserve"> PAGEREF _Toc238561784 \h </w:instrText>
            </w:r>
            <w:r>
              <w:rPr>
                <w:noProof/>
                <w:webHidden/>
              </w:rPr>
            </w:r>
            <w:r>
              <w:rPr>
                <w:noProof/>
                <w:webHidden/>
              </w:rPr>
              <w:fldChar w:fldCharType="separate"/>
            </w:r>
            <w:r>
              <w:rPr>
                <w:noProof/>
                <w:webHidden/>
              </w:rPr>
              <w:t>37</w:t>
            </w:r>
            <w:r>
              <w:rPr>
                <w:noProof/>
                <w:webHidden/>
              </w:rPr>
              <w:fldChar w:fldCharType="end"/>
            </w:r>
          </w:hyperlink>
        </w:p>
        <w:p w14:paraId="1FB640EE" w14:textId="7FEE9FC4" w:rsidR="001F358C" w:rsidRDefault="001F358C">
          <w:pPr>
            <w:pStyle w:val="TOC2"/>
            <w:tabs>
              <w:tab w:val="right" w:leader="underscore" w:pos="9350"/>
            </w:tabs>
            <w:rPr>
              <w:noProof/>
              <w:kern w:val="2"/>
              <w:sz w:val="24"/>
              <w:szCs w:val="24"/>
              <w:lang/>
              <w14:ligatures w14:val="standardContextual"/>
            </w:rPr>
          </w:pPr>
          <w:hyperlink w:anchor="_Toc238561785" w:history="1">
            <w:r w:rsidRPr="00B36C37">
              <w:rPr>
                <w:rStyle w:val="Hyperlink"/>
                <w:rFonts w:ascii="Times New Roman" w:hAnsi="Times New Roman" w:cs="Times New Roman"/>
                <w:noProof/>
              </w:rPr>
              <w:t>3.8.1 Semantic Consistency Checking</w:t>
            </w:r>
            <w:r>
              <w:rPr>
                <w:noProof/>
                <w:webHidden/>
              </w:rPr>
              <w:tab/>
            </w:r>
            <w:r>
              <w:rPr>
                <w:noProof/>
                <w:webHidden/>
              </w:rPr>
              <w:fldChar w:fldCharType="begin"/>
            </w:r>
            <w:r>
              <w:rPr>
                <w:noProof/>
                <w:webHidden/>
              </w:rPr>
              <w:instrText xml:space="preserve"> PAGEREF _Toc238561785 \h </w:instrText>
            </w:r>
            <w:r>
              <w:rPr>
                <w:noProof/>
                <w:webHidden/>
              </w:rPr>
            </w:r>
            <w:r>
              <w:rPr>
                <w:noProof/>
                <w:webHidden/>
              </w:rPr>
              <w:fldChar w:fldCharType="separate"/>
            </w:r>
            <w:r>
              <w:rPr>
                <w:noProof/>
                <w:webHidden/>
              </w:rPr>
              <w:t>37</w:t>
            </w:r>
            <w:r>
              <w:rPr>
                <w:noProof/>
                <w:webHidden/>
              </w:rPr>
              <w:fldChar w:fldCharType="end"/>
            </w:r>
          </w:hyperlink>
        </w:p>
        <w:p w14:paraId="2DE5AB20" w14:textId="036CB51E" w:rsidR="001F358C" w:rsidRDefault="001F358C">
          <w:pPr>
            <w:pStyle w:val="TOC2"/>
            <w:tabs>
              <w:tab w:val="right" w:leader="underscore" w:pos="9350"/>
            </w:tabs>
            <w:rPr>
              <w:noProof/>
              <w:kern w:val="2"/>
              <w:sz w:val="24"/>
              <w:szCs w:val="24"/>
              <w:lang/>
              <w14:ligatures w14:val="standardContextual"/>
            </w:rPr>
          </w:pPr>
          <w:hyperlink w:anchor="_Toc238561786" w:history="1">
            <w:r w:rsidRPr="00B36C37">
              <w:rPr>
                <w:rStyle w:val="Hyperlink"/>
                <w:rFonts w:ascii="Times New Roman" w:hAnsi="Times New Roman" w:cs="Times New Roman"/>
                <w:noProof/>
              </w:rPr>
              <w:t>3.8.2 Validation Rule System</w:t>
            </w:r>
            <w:r>
              <w:rPr>
                <w:noProof/>
                <w:webHidden/>
              </w:rPr>
              <w:tab/>
            </w:r>
            <w:r>
              <w:rPr>
                <w:noProof/>
                <w:webHidden/>
              </w:rPr>
              <w:fldChar w:fldCharType="begin"/>
            </w:r>
            <w:r>
              <w:rPr>
                <w:noProof/>
                <w:webHidden/>
              </w:rPr>
              <w:instrText xml:space="preserve"> PAGEREF _Toc238561786 \h </w:instrText>
            </w:r>
            <w:r>
              <w:rPr>
                <w:noProof/>
                <w:webHidden/>
              </w:rPr>
            </w:r>
            <w:r>
              <w:rPr>
                <w:noProof/>
                <w:webHidden/>
              </w:rPr>
              <w:fldChar w:fldCharType="separate"/>
            </w:r>
            <w:r>
              <w:rPr>
                <w:noProof/>
                <w:webHidden/>
              </w:rPr>
              <w:t>38</w:t>
            </w:r>
            <w:r>
              <w:rPr>
                <w:noProof/>
                <w:webHidden/>
              </w:rPr>
              <w:fldChar w:fldCharType="end"/>
            </w:r>
          </w:hyperlink>
        </w:p>
        <w:p w14:paraId="5EE2BB19" w14:textId="79EFB07B" w:rsidR="001F358C" w:rsidRDefault="001F358C">
          <w:pPr>
            <w:pStyle w:val="TOC2"/>
            <w:tabs>
              <w:tab w:val="right" w:leader="underscore" w:pos="9350"/>
            </w:tabs>
            <w:rPr>
              <w:noProof/>
              <w:kern w:val="2"/>
              <w:sz w:val="24"/>
              <w:szCs w:val="24"/>
              <w:lang/>
              <w14:ligatures w14:val="standardContextual"/>
            </w:rPr>
          </w:pPr>
          <w:hyperlink w:anchor="_Toc238561787" w:history="1">
            <w:r w:rsidRPr="00B36C37">
              <w:rPr>
                <w:rStyle w:val="Hyperlink"/>
                <w:rFonts w:ascii="Times New Roman" w:hAnsi="Times New Roman" w:cs="Times New Roman"/>
                <w:noProof/>
              </w:rPr>
              <w:t>3.8.3 Six-Phase Checking Pipeline</w:t>
            </w:r>
            <w:r>
              <w:rPr>
                <w:noProof/>
                <w:webHidden/>
              </w:rPr>
              <w:tab/>
            </w:r>
            <w:r>
              <w:rPr>
                <w:noProof/>
                <w:webHidden/>
              </w:rPr>
              <w:fldChar w:fldCharType="begin"/>
            </w:r>
            <w:r>
              <w:rPr>
                <w:noProof/>
                <w:webHidden/>
              </w:rPr>
              <w:instrText xml:space="preserve"> PAGEREF _Toc238561787 \h </w:instrText>
            </w:r>
            <w:r>
              <w:rPr>
                <w:noProof/>
                <w:webHidden/>
              </w:rPr>
            </w:r>
            <w:r>
              <w:rPr>
                <w:noProof/>
                <w:webHidden/>
              </w:rPr>
              <w:fldChar w:fldCharType="separate"/>
            </w:r>
            <w:r>
              <w:rPr>
                <w:noProof/>
                <w:webHidden/>
              </w:rPr>
              <w:t>38</w:t>
            </w:r>
            <w:r>
              <w:rPr>
                <w:noProof/>
                <w:webHidden/>
              </w:rPr>
              <w:fldChar w:fldCharType="end"/>
            </w:r>
          </w:hyperlink>
        </w:p>
        <w:p w14:paraId="3B308B12" w14:textId="2225FB2E" w:rsidR="001F358C" w:rsidRDefault="001F358C">
          <w:pPr>
            <w:pStyle w:val="TOC2"/>
            <w:tabs>
              <w:tab w:val="right" w:leader="underscore" w:pos="9350"/>
            </w:tabs>
            <w:rPr>
              <w:noProof/>
              <w:kern w:val="2"/>
              <w:sz w:val="24"/>
              <w:szCs w:val="24"/>
              <w:lang/>
              <w14:ligatures w14:val="standardContextual"/>
            </w:rPr>
          </w:pPr>
          <w:hyperlink w:anchor="_Toc238561788" w:history="1">
            <w:r w:rsidRPr="00B36C37">
              <w:rPr>
                <w:rStyle w:val="Hyperlink"/>
                <w:rFonts w:ascii="Times New Roman" w:hAnsi="Times New Roman" w:cs="Times New Roman"/>
                <w:noProof/>
              </w:rPr>
              <w:t>3.8.4 Cross-Artifact Semantic Matching</w:t>
            </w:r>
            <w:r>
              <w:rPr>
                <w:noProof/>
                <w:webHidden/>
              </w:rPr>
              <w:tab/>
            </w:r>
            <w:r>
              <w:rPr>
                <w:noProof/>
                <w:webHidden/>
              </w:rPr>
              <w:fldChar w:fldCharType="begin"/>
            </w:r>
            <w:r>
              <w:rPr>
                <w:noProof/>
                <w:webHidden/>
              </w:rPr>
              <w:instrText xml:space="preserve"> PAGEREF _Toc238561788 \h </w:instrText>
            </w:r>
            <w:r>
              <w:rPr>
                <w:noProof/>
                <w:webHidden/>
              </w:rPr>
            </w:r>
            <w:r>
              <w:rPr>
                <w:noProof/>
                <w:webHidden/>
              </w:rPr>
              <w:fldChar w:fldCharType="separate"/>
            </w:r>
            <w:r>
              <w:rPr>
                <w:noProof/>
                <w:webHidden/>
              </w:rPr>
              <w:t>38</w:t>
            </w:r>
            <w:r>
              <w:rPr>
                <w:noProof/>
                <w:webHidden/>
              </w:rPr>
              <w:fldChar w:fldCharType="end"/>
            </w:r>
          </w:hyperlink>
        </w:p>
        <w:p w14:paraId="5053F4F9" w14:textId="7AAF396A" w:rsidR="001F358C" w:rsidRDefault="001F358C">
          <w:pPr>
            <w:pStyle w:val="TOC2"/>
            <w:tabs>
              <w:tab w:val="right" w:leader="underscore" w:pos="9350"/>
            </w:tabs>
            <w:rPr>
              <w:noProof/>
              <w:kern w:val="2"/>
              <w:sz w:val="24"/>
              <w:szCs w:val="24"/>
              <w:lang/>
              <w14:ligatures w14:val="standardContextual"/>
            </w:rPr>
          </w:pPr>
          <w:hyperlink w:anchor="_Toc238561789" w:history="1">
            <w:r w:rsidRPr="00B36C37">
              <w:rPr>
                <w:rStyle w:val="Hyperlink"/>
                <w:rFonts w:ascii="Times New Roman" w:hAnsi="Times New Roman" w:cs="Times New Roman"/>
                <w:noProof/>
              </w:rPr>
              <w:t>3.8.5 Suggestion Engine</w:t>
            </w:r>
            <w:r>
              <w:rPr>
                <w:noProof/>
                <w:webHidden/>
              </w:rPr>
              <w:tab/>
            </w:r>
            <w:r>
              <w:rPr>
                <w:noProof/>
                <w:webHidden/>
              </w:rPr>
              <w:fldChar w:fldCharType="begin"/>
            </w:r>
            <w:r>
              <w:rPr>
                <w:noProof/>
                <w:webHidden/>
              </w:rPr>
              <w:instrText xml:space="preserve"> PAGEREF _Toc238561789 \h </w:instrText>
            </w:r>
            <w:r>
              <w:rPr>
                <w:noProof/>
                <w:webHidden/>
              </w:rPr>
            </w:r>
            <w:r>
              <w:rPr>
                <w:noProof/>
                <w:webHidden/>
              </w:rPr>
              <w:fldChar w:fldCharType="separate"/>
            </w:r>
            <w:r>
              <w:rPr>
                <w:noProof/>
                <w:webHidden/>
              </w:rPr>
              <w:t>38</w:t>
            </w:r>
            <w:r>
              <w:rPr>
                <w:noProof/>
                <w:webHidden/>
              </w:rPr>
              <w:fldChar w:fldCharType="end"/>
            </w:r>
          </w:hyperlink>
        </w:p>
        <w:p w14:paraId="3FE9E094" w14:textId="74B5C00D" w:rsidR="001F358C" w:rsidRDefault="001F358C">
          <w:pPr>
            <w:pStyle w:val="TOC1"/>
            <w:tabs>
              <w:tab w:val="right" w:leader="underscore" w:pos="9350"/>
            </w:tabs>
            <w:rPr>
              <w:noProof/>
              <w:kern w:val="2"/>
              <w:sz w:val="24"/>
              <w:szCs w:val="24"/>
              <w:lang/>
              <w14:ligatures w14:val="standardContextual"/>
            </w:rPr>
          </w:pPr>
          <w:hyperlink w:anchor="_Toc238561790" w:history="1">
            <w:r w:rsidRPr="00B36C37">
              <w:rPr>
                <w:rStyle w:val="Hyperlink"/>
                <w:rFonts w:ascii="Times New Roman" w:hAnsi="Times New Roman" w:cs="Times New Roman"/>
                <w:noProof/>
              </w:rPr>
              <w:t>3.9 Requirement Traceability Matrix</w:t>
            </w:r>
            <w:r>
              <w:rPr>
                <w:noProof/>
                <w:webHidden/>
              </w:rPr>
              <w:tab/>
            </w:r>
            <w:r>
              <w:rPr>
                <w:noProof/>
                <w:webHidden/>
              </w:rPr>
              <w:fldChar w:fldCharType="begin"/>
            </w:r>
            <w:r>
              <w:rPr>
                <w:noProof/>
                <w:webHidden/>
              </w:rPr>
              <w:instrText xml:space="preserve"> PAGEREF _Toc238561790 \h </w:instrText>
            </w:r>
            <w:r>
              <w:rPr>
                <w:noProof/>
                <w:webHidden/>
              </w:rPr>
            </w:r>
            <w:r>
              <w:rPr>
                <w:noProof/>
                <w:webHidden/>
              </w:rPr>
              <w:fldChar w:fldCharType="separate"/>
            </w:r>
            <w:r>
              <w:rPr>
                <w:noProof/>
                <w:webHidden/>
              </w:rPr>
              <w:t>39</w:t>
            </w:r>
            <w:r>
              <w:rPr>
                <w:noProof/>
                <w:webHidden/>
              </w:rPr>
              <w:fldChar w:fldCharType="end"/>
            </w:r>
          </w:hyperlink>
        </w:p>
        <w:p w14:paraId="0A596BBB" w14:textId="39B8D75D" w:rsidR="001F358C" w:rsidRDefault="001F358C">
          <w:pPr>
            <w:pStyle w:val="TOC1"/>
            <w:tabs>
              <w:tab w:val="right" w:leader="underscore" w:pos="9350"/>
            </w:tabs>
            <w:rPr>
              <w:noProof/>
              <w:kern w:val="2"/>
              <w:sz w:val="24"/>
              <w:szCs w:val="24"/>
              <w:lang/>
              <w14:ligatures w14:val="standardContextual"/>
            </w:rPr>
          </w:pPr>
          <w:hyperlink w:anchor="_Toc238561791" w:history="1">
            <w:r w:rsidRPr="00B36C37">
              <w:rPr>
                <w:rStyle w:val="Hyperlink"/>
                <w:rFonts w:ascii="Times New Roman" w:hAnsi="Times New Roman" w:cs="Times New Roman"/>
                <w:noProof/>
              </w:rPr>
              <w:t>3.10 Tutorial Mode and Frontend Checking Fallback</w:t>
            </w:r>
            <w:r>
              <w:rPr>
                <w:noProof/>
                <w:webHidden/>
              </w:rPr>
              <w:tab/>
            </w:r>
            <w:r>
              <w:rPr>
                <w:noProof/>
                <w:webHidden/>
              </w:rPr>
              <w:fldChar w:fldCharType="begin"/>
            </w:r>
            <w:r>
              <w:rPr>
                <w:noProof/>
                <w:webHidden/>
              </w:rPr>
              <w:instrText xml:space="preserve"> PAGEREF _Toc238561791 \h </w:instrText>
            </w:r>
            <w:r>
              <w:rPr>
                <w:noProof/>
                <w:webHidden/>
              </w:rPr>
            </w:r>
            <w:r>
              <w:rPr>
                <w:noProof/>
                <w:webHidden/>
              </w:rPr>
              <w:fldChar w:fldCharType="separate"/>
            </w:r>
            <w:r>
              <w:rPr>
                <w:noProof/>
                <w:webHidden/>
              </w:rPr>
              <w:t>40</w:t>
            </w:r>
            <w:r>
              <w:rPr>
                <w:noProof/>
                <w:webHidden/>
              </w:rPr>
              <w:fldChar w:fldCharType="end"/>
            </w:r>
          </w:hyperlink>
        </w:p>
        <w:p w14:paraId="23868FDF" w14:textId="1F9D1F48" w:rsidR="001F358C" w:rsidRDefault="001F358C">
          <w:pPr>
            <w:pStyle w:val="TOC1"/>
            <w:tabs>
              <w:tab w:val="right" w:leader="underscore" w:pos="9350"/>
            </w:tabs>
            <w:rPr>
              <w:noProof/>
              <w:kern w:val="2"/>
              <w:sz w:val="24"/>
              <w:szCs w:val="24"/>
              <w:lang/>
              <w14:ligatures w14:val="standardContextual"/>
            </w:rPr>
          </w:pPr>
          <w:hyperlink w:anchor="_Toc238561792" w:history="1">
            <w:r w:rsidRPr="00B36C37">
              <w:rPr>
                <w:rStyle w:val="Hyperlink"/>
                <w:rFonts w:ascii="Times New Roman" w:hAnsi="Times New Roman" w:cs="Times New Roman"/>
                <w:noProof/>
              </w:rPr>
              <w:t>3.11 Notification and Classroom Communication Design</w:t>
            </w:r>
            <w:r>
              <w:rPr>
                <w:noProof/>
                <w:webHidden/>
              </w:rPr>
              <w:tab/>
            </w:r>
            <w:r>
              <w:rPr>
                <w:noProof/>
                <w:webHidden/>
              </w:rPr>
              <w:fldChar w:fldCharType="begin"/>
            </w:r>
            <w:r>
              <w:rPr>
                <w:noProof/>
                <w:webHidden/>
              </w:rPr>
              <w:instrText xml:space="preserve"> PAGEREF _Toc238561792 \h </w:instrText>
            </w:r>
            <w:r>
              <w:rPr>
                <w:noProof/>
                <w:webHidden/>
              </w:rPr>
            </w:r>
            <w:r>
              <w:rPr>
                <w:noProof/>
                <w:webHidden/>
              </w:rPr>
              <w:fldChar w:fldCharType="separate"/>
            </w:r>
            <w:r>
              <w:rPr>
                <w:noProof/>
                <w:webHidden/>
              </w:rPr>
              <w:t>40</w:t>
            </w:r>
            <w:r>
              <w:rPr>
                <w:noProof/>
                <w:webHidden/>
              </w:rPr>
              <w:fldChar w:fldCharType="end"/>
            </w:r>
          </w:hyperlink>
        </w:p>
        <w:p w14:paraId="7C4A148E" w14:textId="65B20A8A" w:rsidR="001F358C" w:rsidRDefault="001F358C">
          <w:pPr>
            <w:pStyle w:val="TOC1"/>
            <w:tabs>
              <w:tab w:val="right" w:leader="underscore" w:pos="9350"/>
            </w:tabs>
            <w:rPr>
              <w:noProof/>
              <w:kern w:val="2"/>
              <w:sz w:val="24"/>
              <w:szCs w:val="24"/>
              <w:lang/>
              <w14:ligatures w14:val="standardContextual"/>
            </w:rPr>
          </w:pPr>
          <w:hyperlink w:anchor="_Toc238561793" w:history="1">
            <w:r w:rsidRPr="00B36C37">
              <w:rPr>
                <w:rStyle w:val="Hyperlink"/>
                <w:rFonts w:ascii="Times New Roman" w:hAnsi="Times New Roman" w:cs="Times New Roman"/>
                <w:noProof/>
              </w:rPr>
              <w:t>3.12 Database Design</w:t>
            </w:r>
            <w:r>
              <w:rPr>
                <w:noProof/>
                <w:webHidden/>
              </w:rPr>
              <w:tab/>
            </w:r>
            <w:r>
              <w:rPr>
                <w:noProof/>
                <w:webHidden/>
              </w:rPr>
              <w:fldChar w:fldCharType="begin"/>
            </w:r>
            <w:r>
              <w:rPr>
                <w:noProof/>
                <w:webHidden/>
              </w:rPr>
              <w:instrText xml:space="preserve"> PAGEREF _Toc238561793 \h </w:instrText>
            </w:r>
            <w:r>
              <w:rPr>
                <w:noProof/>
                <w:webHidden/>
              </w:rPr>
            </w:r>
            <w:r>
              <w:rPr>
                <w:noProof/>
                <w:webHidden/>
              </w:rPr>
              <w:fldChar w:fldCharType="separate"/>
            </w:r>
            <w:r>
              <w:rPr>
                <w:noProof/>
                <w:webHidden/>
              </w:rPr>
              <w:t>41</w:t>
            </w:r>
            <w:r>
              <w:rPr>
                <w:noProof/>
                <w:webHidden/>
              </w:rPr>
              <w:fldChar w:fldCharType="end"/>
            </w:r>
          </w:hyperlink>
        </w:p>
        <w:p w14:paraId="410394C8" w14:textId="30C12531" w:rsidR="001F358C" w:rsidRDefault="001F358C">
          <w:pPr>
            <w:pStyle w:val="TOC1"/>
            <w:tabs>
              <w:tab w:val="right" w:leader="underscore" w:pos="9350"/>
            </w:tabs>
            <w:rPr>
              <w:noProof/>
              <w:kern w:val="2"/>
              <w:sz w:val="24"/>
              <w:szCs w:val="24"/>
              <w:lang/>
              <w14:ligatures w14:val="standardContextual"/>
            </w:rPr>
          </w:pPr>
          <w:hyperlink w:anchor="_Toc238561794" w:history="1">
            <w:r w:rsidRPr="00B36C37">
              <w:rPr>
                <w:rStyle w:val="Hyperlink"/>
                <w:rFonts w:ascii="Times New Roman" w:hAnsi="Times New Roman" w:cs="Times New Roman"/>
                <w:noProof/>
              </w:rPr>
              <w:t>3.13 Caching, Security, and Performance Design</w:t>
            </w:r>
            <w:r>
              <w:rPr>
                <w:noProof/>
                <w:webHidden/>
              </w:rPr>
              <w:tab/>
            </w:r>
            <w:r>
              <w:rPr>
                <w:noProof/>
                <w:webHidden/>
              </w:rPr>
              <w:fldChar w:fldCharType="begin"/>
            </w:r>
            <w:r>
              <w:rPr>
                <w:noProof/>
                <w:webHidden/>
              </w:rPr>
              <w:instrText xml:space="preserve"> PAGEREF _Toc238561794 \h </w:instrText>
            </w:r>
            <w:r>
              <w:rPr>
                <w:noProof/>
                <w:webHidden/>
              </w:rPr>
            </w:r>
            <w:r>
              <w:rPr>
                <w:noProof/>
                <w:webHidden/>
              </w:rPr>
              <w:fldChar w:fldCharType="separate"/>
            </w:r>
            <w:r>
              <w:rPr>
                <w:noProof/>
                <w:webHidden/>
              </w:rPr>
              <w:t>42</w:t>
            </w:r>
            <w:r>
              <w:rPr>
                <w:noProof/>
                <w:webHidden/>
              </w:rPr>
              <w:fldChar w:fldCharType="end"/>
            </w:r>
          </w:hyperlink>
        </w:p>
        <w:p w14:paraId="416F869C" w14:textId="68262860" w:rsidR="001F358C" w:rsidRDefault="001F358C">
          <w:pPr>
            <w:pStyle w:val="TOC1"/>
            <w:tabs>
              <w:tab w:val="right" w:leader="underscore" w:pos="9350"/>
            </w:tabs>
            <w:rPr>
              <w:noProof/>
              <w:kern w:val="2"/>
              <w:sz w:val="24"/>
              <w:szCs w:val="24"/>
              <w:lang/>
              <w14:ligatures w14:val="standardContextual"/>
            </w:rPr>
          </w:pPr>
          <w:hyperlink w:anchor="_Toc238561795" w:history="1">
            <w:r w:rsidRPr="00B36C37">
              <w:rPr>
                <w:rStyle w:val="Hyperlink"/>
                <w:rFonts w:ascii="Times New Roman" w:hAnsi="Times New Roman" w:cs="Times New Roman"/>
                <w:noProof/>
              </w:rPr>
              <w:t>3.14 Error Handling and API Response Design</w:t>
            </w:r>
            <w:r>
              <w:rPr>
                <w:noProof/>
                <w:webHidden/>
              </w:rPr>
              <w:tab/>
            </w:r>
            <w:r>
              <w:rPr>
                <w:noProof/>
                <w:webHidden/>
              </w:rPr>
              <w:fldChar w:fldCharType="begin"/>
            </w:r>
            <w:r>
              <w:rPr>
                <w:noProof/>
                <w:webHidden/>
              </w:rPr>
              <w:instrText xml:space="preserve"> PAGEREF _Toc238561795 \h </w:instrText>
            </w:r>
            <w:r>
              <w:rPr>
                <w:noProof/>
                <w:webHidden/>
              </w:rPr>
            </w:r>
            <w:r>
              <w:rPr>
                <w:noProof/>
                <w:webHidden/>
              </w:rPr>
              <w:fldChar w:fldCharType="separate"/>
            </w:r>
            <w:r>
              <w:rPr>
                <w:noProof/>
                <w:webHidden/>
              </w:rPr>
              <w:t>42</w:t>
            </w:r>
            <w:r>
              <w:rPr>
                <w:noProof/>
                <w:webHidden/>
              </w:rPr>
              <w:fldChar w:fldCharType="end"/>
            </w:r>
          </w:hyperlink>
        </w:p>
        <w:p w14:paraId="6E8BF339" w14:textId="494CE853" w:rsidR="001F358C" w:rsidRDefault="001F358C">
          <w:pPr>
            <w:pStyle w:val="TOC1"/>
            <w:tabs>
              <w:tab w:val="right" w:leader="underscore" w:pos="9350"/>
            </w:tabs>
            <w:rPr>
              <w:noProof/>
              <w:kern w:val="2"/>
              <w:sz w:val="24"/>
              <w:szCs w:val="24"/>
              <w:lang/>
              <w14:ligatures w14:val="standardContextual"/>
            </w:rPr>
          </w:pPr>
          <w:hyperlink w:anchor="_Toc238561796" w:history="1">
            <w:r w:rsidRPr="00B36C37">
              <w:rPr>
                <w:rStyle w:val="Hyperlink"/>
                <w:rFonts w:ascii="Times New Roman" w:hAnsi="Times New Roman" w:cs="Times New Roman"/>
                <w:noProof/>
              </w:rPr>
              <w:t>3.15 Deployment Architecture</w:t>
            </w:r>
            <w:r>
              <w:rPr>
                <w:noProof/>
                <w:webHidden/>
              </w:rPr>
              <w:tab/>
            </w:r>
            <w:r>
              <w:rPr>
                <w:noProof/>
                <w:webHidden/>
              </w:rPr>
              <w:fldChar w:fldCharType="begin"/>
            </w:r>
            <w:r>
              <w:rPr>
                <w:noProof/>
                <w:webHidden/>
              </w:rPr>
              <w:instrText xml:space="preserve"> PAGEREF _Toc238561796 \h </w:instrText>
            </w:r>
            <w:r>
              <w:rPr>
                <w:noProof/>
                <w:webHidden/>
              </w:rPr>
            </w:r>
            <w:r>
              <w:rPr>
                <w:noProof/>
                <w:webHidden/>
              </w:rPr>
              <w:fldChar w:fldCharType="separate"/>
            </w:r>
            <w:r>
              <w:rPr>
                <w:noProof/>
                <w:webHidden/>
              </w:rPr>
              <w:t>42</w:t>
            </w:r>
            <w:r>
              <w:rPr>
                <w:noProof/>
                <w:webHidden/>
              </w:rPr>
              <w:fldChar w:fldCharType="end"/>
            </w:r>
          </w:hyperlink>
        </w:p>
        <w:p w14:paraId="09FEC8C6" w14:textId="1FDFDA96" w:rsidR="001F358C" w:rsidRDefault="001F358C">
          <w:pPr>
            <w:pStyle w:val="TOC1"/>
            <w:tabs>
              <w:tab w:val="right" w:leader="underscore" w:pos="9350"/>
            </w:tabs>
            <w:rPr>
              <w:noProof/>
              <w:kern w:val="2"/>
              <w:sz w:val="24"/>
              <w:szCs w:val="24"/>
              <w:lang/>
              <w14:ligatures w14:val="standardContextual"/>
            </w:rPr>
          </w:pPr>
          <w:hyperlink w:anchor="_Toc238561797" w:history="1">
            <w:r w:rsidRPr="00B36C37">
              <w:rPr>
                <w:rStyle w:val="Hyperlink"/>
                <w:rFonts w:ascii="Times New Roman" w:hAnsi="Times New Roman" w:cs="Times New Roman"/>
                <w:noProof/>
              </w:rPr>
              <w:t>3.16 Design Principles</w:t>
            </w:r>
            <w:r>
              <w:rPr>
                <w:noProof/>
                <w:webHidden/>
              </w:rPr>
              <w:tab/>
            </w:r>
            <w:r>
              <w:rPr>
                <w:noProof/>
                <w:webHidden/>
              </w:rPr>
              <w:fldChar w:fldCharType="begin"/>
            </w:r>
            <w:r>
              <w:rPr>
                <w:noProof/>
                <w:webHidden/>
              </w:rPr>
              <w:instrText xml:space="preserve"> PAGEREF _Toc238561797 \h </w:instrText>
            </w:r>
            <w:r>
              <w:rPr>
                <w:noProof/>
                <w:webHidden/>
              </w:rPr>
            </w:r>
            <w:r>
              <w:rPr>
                <w:noProof/>
                <w:webHidden/>
              </w:rPr>
              <w:fldChar w:fldCharType="separate"/>
            </w:r>
            <w:r>
              <w:rPr>
                <w:noProof/>
                <w:webHidden/>
              </w:rPr>
              <w:t>43</w:t>
            </w:r>
            <w:r>
              <w:rPr>
                <w:noProof/>
                <w:webHidden/>
              </w:rPr>
              <w:fldChar w:fldCharType="end"/>
            </w:r>
          </w:hyperlink>
        </w:p>
        <w:p w14:paraId="0E68F92C" w14:textId="24215350" w:rsidR="001F358C" w:rsidRDefault="001F358C">
          <w:pPr>
            <w:pStyle w:val="TOC1"/>
            <w:tabs>
              <w:tab w:val="right" w:leader="underscore" w:pos="9350"/>
            </w:tabs>
            <w:rPr>
              <w:noProof/>
              <w:kern w:val="2"/>
              <w:sz w:val="24"/>
              <w:szCs w:val="24"/>
              <w:lang/>
              <w14:ligatures w14:val="standardContextual"/>
            </w:rPr>
          </w:pPr>
          <w:hyperlink w:anchor="_Toc238561798" w:history="1">
            <w:r w:rsidRPr="00B36C37">
              <w:rPr>
                <w:rStyle w:val="Hyperlink"/>
                <w:rFonts w:ascii="Times New Roman" w:hAnsi="Times New Roman" w:cs="Times New Roman"/>
                <w:noProof/>
              </w:rPr>
              <w:t>3.17 Summary</w:t>
            </w:r>
            <w:r>
              <w:rPr>
                <w:noProof/>
                <w:webHidden/>
              </w:rPr>
              <w:tab/>
            </w:r>
            <w:r>
              <w:rPr>
                <w:noProof/>
                <w:webHidden/>
              </w:rPr>
              <w:fldChar w:fldCharType="begin"/>
            </w:r>
            <w:r>
              <w:rPr>
                <w:noProof/>
                <w:webHidden/>
              </w:rPr>
              <w:instrText xml:space="preserve"> PAGEREF _Toc238561798 \h </w:instrText>
            </w:r>
            <w:r>
              <w:rPr>
                <w:noProof/>
                <w:webHidden/>
              </w:rPr>
            </w:r>
            <w:r>
              <w:rPr>
                <w:noProof/>
                <w:webHidden/>
              </w:rPr>
              <w:fldChar w:fldCharType="separate"/>
            </w:r>
            <w:r>
              <w:rPr>
                <w:noProof/>
                <w:webHidden/>
              </w:rPr>
              <w:t>43</w:t>
            </w:r>
            <w:r>
              <w:rPr>
                <w:noProof/>
                <w:webHidden/>
              </w:rPr>
              <w:fldChar w:fldCharType="end"/>
            </w:r>
          </w:hyperlink>
        </w:p>
        <w:p w14:paraId="6C2BCB06" w14:textId="07CF1F94" w:rsidR="001F358C" w:rsidRDefault="001F358C">
          <w:pPr>
            <w:pStyle w:val="TOC1"/>
            <w:tabs>
              <w:tab w:val="right" w:leader="underscore" w:pos="9350"/>
            </w:tabs>
            <w:rPr>
              <w:noProof/>
              <w:kern w:val="2"/>
              <w:sz w:val="24"/>
              <w:szCs w:val="24"/>
              <w:lang/>
              <w14:ligatures w14:val="standardContextual"/>
            </w:rPr>
          </w:pPr>
          <w:hyperlink w:anchor="_Toc238561799" w:history="1">
            <w:r w:rsidRPr="00B36C37">
              <w:rPr>
                <w:rStyle w:val="Hyperlink"/>
                <w:rFonts w:ascii="Times New Roman" w:hAnsi="Times New Roman" w:cs="Times New Roman"/>
                <w:b/>
                <w:noProof/>
              </w:rPr>
              <w:t>CHAPTER 4</w:t>
            </w:r>
            <w:r>
              <w:rPr>
                <w:noProof/>
                <w:webHidden/>
              </w:rPr>
              <w:tab/>
            </w:r>
            <w:r>
              <w:rPr>
                <w:noProof/>
                <w:webHidden/>
              </w:rPr>
              <w:fldChar w:fldCharType="begin"/>
            </w:r>
            <w:r>
              <w:rPr>
                <w:noProof/>
                <w:webHidden/>
              </w:rPr>
              <w:instrText xml:space="preserve"> PAGEREF _Toc238561799 \h </w:instrText>
            </w:r>
            <w:r>
              <w:rPr>
                <w:noProof/>
                <w:webHidden/>
              </w:rPr>
            </w:r>
            <w:r>
              <w:rPr>
                <w:noProof/>
                <w:webHidden/>
              </w:rPr>
              <w:fldChar w:fldCharType="separate"/>
            </w:r>
            <w:r>
              <w:rPr>
                <w:noProof/>
                <w:webHidden/>
              </w:rPr>
              <w:t>44</w:t>
            </w:r>
            <w:r>
              <w:rPr>
                <w:noProof/>
                <w:webHidden/>
              </w:rPr>
              <w:fldChar w:fldCharType="end"/>
            </w:r>
          </w:hyperlink>
        </w:p>
        <w:p w14:paraId="67188E4D" w14:textId="4F73BE29" w:rsidR="001F358C" w:rsidRDefault="001F358C">
          <w:pPr>
            <w:pStyle w:val="TOC1"/>
            <w:tabs>
              <w:tab w:val="right" w:leader="underscore" w:pos="9350"/>
            </w:tabs>
            <w:rPr>
              <w:noProof/>
              <w:kern w:val="2"/>
              <w:sz w:val="24"/>
              <w:szCs w:val="24"/>
              <w:lang/>
              <w14:ligatures w14:val="standardContextual"/>
            </w:rPr>
          </w:pPr>
          <w:hyperlink w:anchor="_Toc238561800" w:history="1">
            <w:r w:rsidRPr="00B36C37">
              <w:rPr>
                <w:rStyle w:val="Hyperlink"/>
                <w:rFonts w:ascii="Times New Roman" w:hAnsi="Times New Roman" w:cs="Times New Roman"/>
                <w:b/>
                <w:noProof/>
              </w:rPr>
              <w:t>IMPLEMENTATION</w:t>
            </w:r>
            <w:r>
              <w:rPr>
                <w:noProof/>
                <w:webHidden/>
              </w:rPr>
              <w:tab/>
            </w:r>
            <w:r>
              <w:rPr>
                <w:noProof/>
                <w:webHidden/>
              </w:rPr>
              <w:fldChar w:fldCharType="begin"/>
            </w:r>
            <w:r>
              <w:rPr>
                <w:noProof/>
                <w:webHidden/>
              </w:rPr>
              <w:instrText xml:space="preserve"> PAGEREF _Toc238561800 \h </w:instrText>
            </w:r>
            <w:r>
              <w:rPr>
                <w:noProof/>
                <w:webHidden/>
              </w:rPr>
            </w:r>
            <w:r>
              <w:rPr>
                <w:noProof/>
                <w:webHidden/>
              </w:rPr>
              <w:fldChar w:fldCharType="separate"/>
            </w:r>
            <w:r>
              <w:rPr>
                <w:noProof/>
                <w:webHidden/>
              </w:rPr>
              <w:t>44</w:t>
            </w:r>
            <w:r>
              <w:rPr>
                <w:noProof/>
                <w:webHidden/>
              </w:rPr>
              <w:fldChar w:fldCharType="end"/>
            </w:r>
          </w:hyperlink>
        </w:p>
        <w:p w14:paraId="34181A2F" w14:textId="5D4D8AE9" w:rsidR="001F358C" w:rsidRDefault="001F358C">
          <w:pPr>
            <w:pStyle w:val="TOC1"/>
            <w:tabs>
              <w:tab w:val="right" w:leader="underscore" w:pos="9350"/>
            </w:tabs>
            <w:rPr>
              <w:noProof/>
              <w:kern w:val="2"/>
              <w:sz w:val="24"/>
              <w:szCs w:val="24"/>
              <w:lang/>
              <w14:ligatures w14:val="standardContextual"/>
            </w:rPr>
          </w:pPr>
          <w:hyperlink w:anchor="_Toc238561801" w:history="1">
            <w:r w:rsidRPr="00B36C37">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_Toc238561801 \h </w:instrText>
            </w:r>
            <w:r>
              <w:rPr>
                <w:noProof/>
                <w:webHidden/>
              </w:rPr>
            </w:r>
            <w:r>
              <w:rPr>
                <w:noProof/>
                <w:webHidden/>
              </w:rPr>
              <w:fldChar w:fldCharType="separate"/>
            </w:r>
            <w:r>
              <w:rPr>
                <w:noProof/>
                <w:webHidden/>
              </w:rPr>
              <w:t>45</w:t>
            </w:r>
            <w:r>
              <w:rPr>
                <w:noProof/>
                <w:webHidden/>
              </w:rPr>
              <w:fldChar w:fldCharType="end"/>
            </w:r>
          </w:hyperlink>
        </w:p>
        <w:p w14:paraId="1BB13A5E" w14:textId="0C79D083" w:rsidR="001F358C" w:rsidRDefault="001F358C">
          <w:pPr>
            <w:pStyle w:val="TOC1"/>
            <w:tabs>
              <w:tab w:val="right" w:leader="underscore" w:pos="9350"/>
            </w:tabs>
            <w:rPr>
              <w:noProof/>
              <w:kern w:val="2"/>
              <w:sz w:val="24"/>
              <w:szCs w:val="24"/>
              <w:lang/>
              <w14:ligatures w14:val="standardContextual"/>
            </w:rPr>
          </w:pPr>
          <w:hyperlink w:anchor="_Toc238561802" w:history="1">
            <w:r w:rsidRPr="00B36C37">
              <w:rPr>
                <w:rStyle w:val="Hyperlink"/>
                <w:rFonts w:ascii="Times New Roman" w:hAnsi="Times New Roman" w:cs="Times New Roman"/>
                <w:noProof/>
              </w:rPr>
              <w:t>4.2 Backend Implementation</w:t>
            </w:r>
            <w:r>
              <w:rPr>
                <w:noProof/>
                <w:webHidden/>
              </w:rPr>
              <w:tab/>
            </w:r>
            <w:r>
              <w:rPr>
                <w:noProof/>
                <w:webHidden/>
              </w:rPr>
              <w:fldChar w:fldCharType="begin"/>
            </w:r>
            <w:r>
              <w:rPr>
                <w:noProof/>
                <w:webHidden/>
              </w:rPr>
              <w:instrText xml:space="preserve"> PAGEREF _Toc238561802 \h </w:instrText>
            </w:r>
            <w:r>
              <w:rPr>
                <w:noProof/>
                <w:webHidden/>
              </w:rPr>
            </w:r>
            <w:r>
              <w:rPr>
                <w:noProof/>
                <w:webHidden/>
              </w:rPr>
              <w:fldChar w:fldCharType="separate"/>
            </w:r>
            <w:r>
              <w:rPr>
                <w:noProof/>
                <w:webHidden/>
              </w:rPr>
              <w:t>45</w:t>
            </w:r>
            <w:r>
              <w:rPr>
                <w:noProof/>
                <w:webHidden/>
              </w:rPr>
              <w:fldChar w:fldCharType="end"/>
            </w:r>
          </w:hyperlink>
        </w:p>
        <w:p w14:paraId="7918F1F3" w14:textId="2C1C6BCB" w:rsidR="001F358C" w:rsidRDefault="001F358C">
          <w:pPr>
            <w:pStyle w:val="TOC1"/>
            <w:tabs>
              <w:tab w:val="right" w:leader="underscore" w:pos="9350"/>
            </w:tabs>
            <w:rPr>
              <w:noProof/>
              <w:kern w:val="2"/>
              <w:sz w:val="24"/>
              <w:szCs w:val="24"/>
              <w:lang/>
              <w14:ligatures w14:val="standardContextual"/>
            </w:rPr>
          </w:pPr>
          <w:hyperlink w:anchor="_Toc238561803" w:history="1">
            <w:r w:rsidRPr="00B36C37">
              <w:rPr>
                <w:rStyle w:val="Hyperlink"/>
                <w:rFonts w:ascii="Times New Roman" w:hAnsi="Times New Roman" w:cs="Times New Roman"/>
                <w:noProof/>
              </w:rPr>
              <w:t>4.3 Frontend Implementation</w:t>
            </w:r>
            <w:r>
              <w:rPr>
                <w:noProof/>
                <w:webHidden/>
              </w:rPr>
              <w:tab/>
            </w:r>
            <w:r>
              <w:rPr>
                <w:noProof/>
                <w:webHidden/>
              </w:rPr>
              <w:fldChar w:fldCharType="begin"/>
            </w:r>
            <w:r>
              <w:rPr>
                <w:noProof/>
                <w:webHidden/>
              </w:rPr>
              <w:instrText xml:space="preserve"> PAGEREF _Toc238561803 \h </w:instrText>
            </w:r>
            <w:r>
              <w:rPr>
                <w:noProof/>
                <w:webHidden/>
              </w:rPr>
            </w:r>
            <w:r>
              <w:rPr>
                <w:noProof/>
                <w:webHidden/>
              </w:rPr>
              <w:fldChar w:fldCharType="separate"/>
            </w:r>
            <w:r>
              <w:rPr>
                <w:noProof/>
                <w:webHidden/>
              </w:rPr>
              <w:t>46</w:t>
            </w:r>
            <w:r>
              <w:rPr>
                <w:noProof/>
                <w:webHidden/>
              </w:rPr>
              <w:fldChar w:fldCharType="end"/>
            </w:r>
          </w:hyperlink>
        </w:p>
        <w:p w14:paraId="4D06F442" w14:textId="545AAEDA" w:rsidR="001F358C" w:rsidRDefault="001F358C">
          <w:pPr>
            <w:pStyle w:val="TOC1"/>
            <w:tabs>
              <w:tab w:val="right" w:leader="underscore" w:pos="9350"/>
            </w:tabs>
            <w:rPr>
              <w:noProof/>
              <w:kern w:val="2"/>
              <w:sz w:val="24"/>
              <w:szCs w:val="24"/>
              <w:lang/>
              <w14:ligatures w14:val="standardContextual"/>
            </w:rPr>
          </w:pPr>
          <w:hyperlink w:anchor="_Toc238561804" w:history="1">
            <w:r w:rsidRPr="00B36C37">
              <w:rPr>
                <w:rStyle w:val="Hyperlink"/>
                <w:rFonts w:ascii="Times New Roman" w:hAnsi="Times New Roman" w:cs="Times New Roman"/>
                <w:noProof/>
              </w:rPr>
              <w:t>4.4 Database Implementation</w:t>
            </w:r>
            <w:r>
              <w:rPr>
                <w:noProof/>
                <w:webHidden/>
              </w:rPr>
              <w:tab/>
            </w:r>
            <w:r>
              <w:rPr>
                <w:noProof/>
                <w:webHidden/>
              </w:rPr>
              <w:fldChar w:fldCharType="begin"/>
            </w:r>
            <w:r>
              <w:rPr>
                <w:noProof/>
                <w:webHidden/>
              </w:rPr>
              <w:instrText xml:space="preserve"> PAGEREF _Toc238561804 \h </w:instrText>
            </w:r>
            <w:r>
              <w:rPr>
                <w:noProof/>
                <w:webHidden/>
              </w:rPr>
            </w:r>
            <w:r>
              <w:rPr>
                <w:noProof/>
                <w:webHidden/>
              </w:rPr>
              <w:fldChar w:fldCharType="separate"/>
            </w:r>
            <w:r>
              <w:rPr>
                <w:noProof/>
                <w:webHidden/>
              </w:rPr>
              <w:t>47</w:t>
            </w:r>
            <w:r>
              <w:rPr>
                <w:noProof/>
                <w:webHidden/>
              </w:rPr>
              <w:fldChar w:fldCharType="end"/>
            </w:r>
          </w:hyperlink>
        </w:p>
        <w:p w14:paraId="1ED560EB" w14:textId="3AA80955" w:rsidR="001F358C" w:rsidRDefault="001F358C">
          <w:pPr>
            <w:pStyle w:val="TOC1"/>
            <w:tabs>
              <w:tab w:val="right" w:leader="underscore" w:pos="9350"/>
            </w:tabs>
            <w:rPr>
              <w:noProof/>
              <w:kern w:val="2"/>
              <w:sz w:val="24"/>
              <w:szCs w:val="24"/>
              <w:lang/>
              <w14:ligatures w14:val="standardContextual"/>
            </w:rPr>
          </w:pPr>
          <w:hyperlink w:anchor="_Toc238561805" w:history="1">
            <w:r w:rsidRPr="00B36C37">
              <w:rPr>
                <w:rStyle w:val="Hyperlink"/>
                <w:rFonts w:ascii="Times New Roman" w:hAnsi="Times New Roman" w:cs="Times New Roman"/>
                <w:noProof/>
              </w:rPr>
              <w:t>4.5 Checking Engine Implementation</w:t>
            </w:r>
            <w:r>
              <w:rPr>
                <w:noProof/>
                <w:webHidden/>
              </w:rPr>
              <w:tab/>
            </w:r>
            <w:r>
              <w:rPr>
                <w:noProof/>
                <w:webHidden/>
              </w:rPr>
              <w:fldChar w:fldCharType="begin"/>
            </w:r>
            <w:r>
              <w:rPr>
                <w:noProof/>
                <w:webHidden/>
              </w:rPr>
              <w:instrText xml:space="preserve"> PAGEREF _Toc238561805 \h </w:instrText>
            </w:r>
            <w:r>
              <w:rPr>
                <w:noProof/>
                <w:webHidden/>
              </w:rPr>
            </w:r>
            <w:r>
              <w:rPr>
                <w:noProof/>
                <w:webHidden/>
              </w:rPr>
              <w:fldChar w:fldCharType="separate"/>
            </w:r>
            <w:r>
              <w:rPr>
                <w:noProof/>
                <w:webHidden/>
              </w:rPr>
              <w:t>47</w:t>
            </w:r>
            <w:r>
              <w:rPr>
                <w:noProof/>
                <w:webHidden/>
              </w:rPr>
              <w:fldChar w:fldCharType="end"/>
            </w:r>
          </w:hyperlink>
        </w:p>
        <w:p w14:paraId="7AF3E225" w14:textId="11FBA2A6" w:rsidR="001F358C" w:rsidRDefault="001F358C">
          <w:pPr>
            <w:pStyle w:val="TOC1"/>
            <w:tabs>
              <w:tab w:val="right" w:leader="underscore" w:pos="9350"/>
            </w:tabs>
            <w:rPr>
              <w:noProof/>
              <w:kern w:val="2"/>
              <w:sz w:val="24"/>
              <w:szCs w:val="24"/>
              <w:lang/>
              <w14:ligatures w14:val="standardContextual"/>
            </w:rPr>
          </w:pPr>
          <w:hyperlink w:anchor="_Toc238561806" w:history="1">
            <w:r w:rsidRPr="00B36C37">
              <w:rPr>
                <w:rStyle w:val="Hyperlink"/>
                <w:rFonts w:ascii="Times New Roman" w:hAnsi="Times New Roman" w:cs="Times New Roman"/>
                <w:noProof/>
              </w:rPr>
              <w:t>4.6 Deployment Implementation</w:t>
            </w:r>
            <w:r>
              <w:rPr>
                <w:noProof/>
                <w:webHidden/>
              </w:rPr>
              <w:tab/>
            </w:r>
            <w:r>
              <w:rPr>
                <w:noProof/>
                <w:webHidden/>
              </w:rPr>
              <w:fldChar w:fldCharType="begin"/>
            </w:r>
            <w:r>
              <w:rPr>
                <w:noProof/>
                <w:webHidden/>
              </w:rPr>
              <w:instrText xml:space="preserve"> PAGEREF _Toc238561806 \h </w:instrText>
            </w:r>
            <w:r>
              <w:rPr>
                <w:noProof/>
                <w:webHidden/>
              </w:rPr>
            </w:r>
            <w:r>
              <w:rPr>
                <w:noProof/>
                <w:webHidden/>
              </w:rPr>
              <w:fldChar w:fldCharType="separate"/>
            </w:r>
            <w:r>
              <w:rPr>
                <w:noProof/>
                <w:webHidden/>
              </w:rPr>
              <w:t>47</w:t>
            </w:r>
            <w:r>
              <w:rPr>
                <w:noProof/>
                <w:webHidden/>
              </w:rPr>
              <w:fldChar w:fldCharType="end"/>
            </w:r>
          </w:hyperlink>
        </w:p>
        <w:p w14:paraId="7937B048" w14:textId="52029E78" w:rsidR="001F358C" w:rsidRDefault="001F358C">
          <w:pPr>
            <w:pStyle w:val="TOC1"/>
            <w:tabs>
              <w:tab w:val="right" w:leader="underscore" w:pos="9350"/>
            </w:tabs>
            <w:rPr>
              <w:noProof/>
              <w:kern w:val="2"/>
              <w:sz w:val="24"/>
              <w:szCs w:val="24"/>
              <w:lang/>
              <w14:ligatures w14:val="standardContextual"/>
            </w:rPr>
          </w:pPr>
          <w:hyperlink w:anchor="_Toc238561807" w:history="1">
            <w:r w:rsidRPr="00B36C37">
              <w:rPr>
                <w:rStyle w:val="Hyperlink"/>
                <w:rFonts w:ascii="Times New Roman" w:hAnsi="Times New Roman" w:cs="Times New Roman"/>
                <w:noProof/>
              </w:rPr>
              <w:t>4.7 Summary</w:t>
            </w:r>
            <w:r>
              <w:rPr>
                <w:noProof/>
                <w:webHidden/>
              </w:rPr>
              <w:tab/>
            </w:r>
            <w:r>
              <w:rPr>
                <w:noProof/>
                <w:webHidden/>
              </w:rPr>
              <w:fldChar w:fldCharType="begin"/>
            </w:r>
            <w:r>
              <w:rPr>
                <w:noProof/>
                <w:webHidden/>
              </w:rPr>
              <w:instrText xml:space="preserve"> PAGEREF _Toc238561807 \h </w:instrText>
            </w:r>
            <w:r>
              <w:rPr>
                <w:noProof/>
                <w:webHidden/>
              </w:rPr>
            </w:r>
            <w:r>
              <w:rPr>
                <w:noProof/>
                <w:webHidden/>
              </w:rPr>
              <w:fldChar w:fldCharType="separate"/>
            </w:r>
            <w:r>
              <w:rPr>
                <w:noProof/>
                <w:webHidden/>
              </w:rPr>
              <w:t>48</w:t>
            </w:r>
            <w:r>
              <w:rPr>
                <w:noProof/>
                <w:webHidden/>
              </w:rPr>
              <w:fldChar w:fldCharType="end"/>
            </w:r>
          </w:hyperlink>
        </w:p>
        <w:p w14:paraId="6872AA52" w14:textId="3FCACA2A" w:rsidR="001F358C" w:rsidRDefault="001F358C">
          <w:pPr>
            <w:pStyle w:val="TOC1"/>
            <w:tabs>
              <w:tab w:val="right" w:leader="underscore" w:pos="9350"/>
            </w:tabs>
            <w:rPr>
              <w:noProof/>
              <w:kern w:val="2"/>
              <w:sz w:val="24"/>
              <w:szCs w:val="24"/>
              <w:lang/>
              <w14:ligatures w14:val="standardContextual"/>
            </w:rPr>
          </w:pPr>
          <w:hyperlink w:anchor="_Toc238561808" w:history="1">
            <w:r w:rsidRPr="00B36C37">
              <w:rPr>
                <w:rStyle w:val="Hyperlink"/>
                <w:rFonts w:ascii="Times New Roman" w:hAnsi="Times New Roman" w:cs="Times New Roman"/>
                <w:b/>
                <w:noProof/>
              </w:rPr>
              <w:t>CHAPTER 5</w:t>
            </w:r>
            <w:r>
              <w:rPr>
                <w:noProof/>
                <w:webHidden/>
              </w:rPr>
              <w:tab/>
            </w:r>
            <w:r>
              <w:rPr>
                <w:noProof/>
                <w:webHidden/>
              </w:rPr>
              <w:fldChar w:fldCharType="begin"/>
            </w:r>
            <w:r>
              <w:rPr>
                <w:noProof/>
                <w:webHidden/>
              </w:rPr>
              <w:instrText xml:space="preserve"> PAGEREF _Toc238561808 \h </w:instrText>
            </w:r>
            <w:r>
              <w:rPr>
                <w:noProof/>
                <w:webHidden/>
              </w:rPr>
            </w:r>
            <w:r>
              <w:rPr>
                <w:noProof/>
                <w:webHidden/>
              </w:rPr>
              <w:fldChar w:fldCharType="separate"/>
            </w:r>
            <w:r>
              <w:rPr>
                <w:noProof/>
                <w:webHidden/>
              </w:rPr>
              <w:t>49</w:t>
            </w:r>
            <w:r>
              <w:rPr>
                <w:noProof/>
                <w:webHidden/>
              </w:rPr>
              <w:fldChar w:fldCharType="end"/>
            </w:r>
          </w:hyperlink>
        </w:p>
        <w:p w14:paraId="11FD08D9" w14:textId="4DF443B3" w:rsidR="001F358C" w:rsidRDefault="001F358C">
          <w:pPr>
            <w:pStyle w:val="TOC1"/>
            <w:tabs>
              <w:tab w:val="right" w:leader="underscore" w:pos="9350"/>
            </w:tabs>
            <w:rPr>
              <w:noProof/>
              <w:kern w:val="2"/>
              <w:sz w:val="24"/>
              <w:szCs w:val="24"/>
              <w:lang/>
              <w14:ligatures w14:val="standardContextual"/>
            </w:rPr>
          </w:pPr>
          <w:hyperlink w:anchor="_Toc238561809" w:history="1">
            <w:r w:rsidRPr="00B36C37">
              <w:rPr>
                <w:rStyle w:val="Hyperlink"/>
                <w:rFonts w:ascii="Times New Roman" w:hAnsi="Times New Roman" w:cs="Times New Roman"/>
                <w:b/>
                <w:noProof/>
              </w:rPr>
              <w:t>SOFTWARE TEST DOCUMENTATION</w:t>
            </w:r>
            <w:r>
              <w:rPr>
                <w:noProof/>
                <w:webHidden/>
              </w:rPr>
              <w:tab/>
            </w:r>
            <w:r>
              <w:rPr>
                <w:noProof/>
                <w:webHidden/>
              </w:rPr>
              <w:fldChar w:fldCharType="begin"/>
            </w:r>
            <w:r>
              <w:rPr>
                <w:noProof/>
                <w:webHidden/>
              </w:rPr>
              <w:instrText xml:space="preserve"> PAGEREF _Toc238561809 \h </w:instrText>
            </w:r>
            <w:r>
              <w:rPr>
                <w:noProof/>
                <w:webHidden/>
              </w:rPr>
            </w:r>
            <w:r>
              <w:rPr>
                <w:noProof/>
                <w:webHidden/>
              </w:rPr>
              <w:fldChar w:fldCharType="separate"/>
            </w:r>
            <w:r>
              <w:rPr>
                <w:noProof/>
                <w:webHidden/>
              </w:rPr>
              <w:t>49</w:t>
            </w:r>
            <w:r>
              <w:rPr>
                <w:noProof/>
                <w:webHidden/>
              </w:rPr>
              <w:fldChar w:fldCharType="end"/>
            </w:r>
          </w:hyperlink>
        </w:p>
        <w:p w14:paraId="33492661" w14:textId="636AACCD" w:rsidR="001F358C" w:rsidRDefault="001F358C">
          <w:pPr>
            <w:pStyle w:val="TOC1"/>
            <w:tabs>
              <w:tab w:val="right" w:leader="underscore" w:pos="9350"/>
            </w:tabs>
            <w:rPr>
              <w:noProof/>
              <w:kern w:val="2"/>
              <w:sz w:val="24"/>
              <w:szCs w:val="24"/>
              <w:lang/>
              <w14:ligatures w14:val="standardContextual"/>
            </w:rPr>
          </w:pPr>
          <w:hyperlink w:anchor="_Toc238561810" w:history="1">
            <w:r w:rsidRPr="00B36C37">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_Toc238561810 \h </w:instrText>
            </w:r>
            <w:r>
              <w:rPr>
                <w:noProof/>
                <w:webHidden/>
              </w:rPr>
            </w:r>
            <w:r>
              <w:rPr>
                <w:noProof/>
                <w:webHidden/>
              </w:rPr>
              <w:fldChar w:fldCharType="separate"/>
            </w:r>
            <w:r>
              <w:rPr>
                <w:noProof/>
                <w:webHidden/>
              </w:rPr>
              <w:t>49</w:t>
            </w:r>
            <w:r>
              <w:rPr>
                <w:noProof/>
                <w:webHidden/>
              </w:rPr>
              <w:fldChar w:fldCharType="end"/>
            </w:r>
          </w:hyperlink>
        </w:p>
        <w:p w14:paraId="18521DE6" w14:textId="188BFFC0" w:rsidR="001F358C" w:rsidRDefault="001F358C">
          <w:pPr>
            <w:pStyle w:val="TOC1"/>
            <w:tabs>
              <w:tab w:val="right" w:leader="underscore" w:pos="9350"/>
            </w:tabs>
            <w:rPr>
              <w:noProof/>
              <w:kern w:val="2"/>
              <w:sz w:val="24"/>
              <w:szCs w:val="24"/>
              <w:lang/>
              <w14:ligatures w14:val="standardContextual"/>
            </w:rPr>
          </w:pPr>
          <w:hyperlink w:anchor="_Toc238561811" w:history="1">
            <w:r w:rsidRPr="00B36C37">
              <w:rPr>
                <w:rStyle w:val="Hyperlink"/>
                <w:rFonts w:ascii="Times New Roman" w:hAnsi="Times New Roman" w:cs="Times New Roman"/>
                <w:noProof/>
              </w:rPr>
              <w:t>5.2 Test Approach</w:t>
            </w:r>
            <w:r>
              <w:rPr>
                <w:noProof/>
                <w:webHidden/>
              </w:rPr>
              <w:tab/>
            </w:r>
            <w:r>
              <w:rPr>
                <w:noProof/>
                <w:webHidden/>
              </w:rPr>
              <w:fldChar w:fldCharType="begin"/>
            </w:r>
            <w:r>
              <w:rPr>
                <w:noProof/>
                <w:webHidden/>
              </w:rPr>
              <w:instrText xml:space="preserve"> PAGEREF _Toc238561811 \h </w:instrText>
            </w:r>
            <w:r>
              <w:rPr>
                <w:noProof/>
                <w:webHidden/>
              </w:rPr>
            </w:r>
            <w:r>
              <w:rPr>
                <w:noProof/>
                <w:webHidden/>
              </w:rPr>
              <w:fldChar w:fldCharType="separate"/>
            </w:r>
            <w:r>
              <w:rPr>
                <w:noProof/>
                <w:webHidden/>
              </w:rPr>
              <w:t>49</w:t>
            </w:r>
            <w:r>
              <w:rPr>
                <w:noProof/>
                <w:webHidden/>
              </w:rPr>
              <w:fldChar w:fldCharType="end"/>
            </w:r>
          </w:hyperlink>
        </w:p>
        <w:p w14:paraId="2151BF0C" w14:textId="04D19D28" w:rsidR="001F358C" w:rsidRDefault="001F358C">
          <w:pPr>
            <w:pStyle w:val="TOC2"/>
            <w:tabs>
              <w:tab w:val="right" w:leader="underscore" w:pos="9350"/>
            </w:tabs>
            <w:rPr>
              <w:noProof/>
              <w:kern w:val="2"/>
              <w:sz w:val="24"/>
              <w:szCs w:val="24"/>
              <w:lang/>
              <w14:ligatures w14:val="standardContextual"/>
            </w:rPr>
          </w:pPr>
          <w:hyperlink w:anchor="_Toc238561812" w:history="1">
            <w:r w:rsidRPr="00B36C37">
              <w:rPr>
                <w:rStyle w:val="Hyperlink"/>
                <w:rFonts w:ascii="Times New Roman" w:hAnsi="Times New Roman" w:cs="Times New Roman"/>
                <w:noProof/>
              </w:rPr>
              <w:t>5.2.1 Unit and Integration Testing</w:t>
            </w:r>
            <w:r>
              <w:rPr>
                <w:noProof/>
                <w:webHidden/>
              </w:rPr>
              <w:tab/>
            </w:r>
            <w:r>
              <w:rPr>
                <w:noProof/>
                <w:webHidden/>
              </w:rPr>
              <w:fldChar w:fldCharType="begin"/>
            </w:r>
            <w:r>
              <w:rPr>
                <w:noProof/>
                <w:webHidden/>
              </w:rPr>
              <w:instrText xml:space="preserve"> PAGEREF _Toc238561812 \h </w:instrText>
            </w:r>
            <w:r>
              <w:rPr>
                <w:noProof/>
                <w:webHidden/>
              </w:rPr>
            </w:r>
            <w:r>
              <w:rPr>
                <w:noProof/>
                <w:webHidden/>
              </w:rPr>
              <w:fldChar w:fldCharType="separate"/>
            </w:r>
            <w:r>
              <w:rPr>
                <w:noProof/>
                <w:webHidden/>
              </w:rPr>
              <w:t>49</w:t>
            </w:r>
            <w:r>
              <w:rPr>
                <w:noProof/>
                <w:webHidden/>
              </w:rPr>
              <w:fldChar w:fldCharType="end"/>
            </w:r>
          </w:hyperlink>
        </w:p>
        <w:p w14:paraId="581AF591" w14:textId="65EEB44F" w:rsidR="001F358C" w:rsidRDefault="001F358C">
          <w:pPr>
            <w:pStyle w:val="TOC2"/>
            <w:tabs>
              <w:tab w:val="right" w:leader="underscore" w:pos="9350"/>
            </w:tabs>
            <w:rPr>
              <w:noProof/>
              <w:kern w:val="2"/>
              <w:sz w:val="24"/>
              <w:szCs w:val="24"/>
              <w:lang/>
              <w14:ligatures w14:val="standardContextual"/>
            </w:rPr>
          </w:pPr>
          <w:hyperlink w:anchor="_Toc238561813" w:history="1">
            <w:r w:rsidRPr="00B36C37">
              <w:rPr>
                <w:rStyle w:val="Hyperlink"/>
                <w:rFonts w:ascii="Times New Roman" w:hAnsi="Times New Roman" w:cs="Times New Roman"/>
                <w:noProof/>
              </w:rPr>
              <w:t>5.2.2 API, Functional, and Security Testing</w:t>
            </w:r>
            <w:r>
              <w:rPr>
                <w:noProof/>
                <w:webHidden/>
              </w:rPr>
              <w:tab/>
            </w:r>
            <w:r>
              <w:rPr>
                <w:noProof/>
                <w:webHidden/>
              </w:rPr>
              <w:fldChar w:fldCharType="begin"/>
            </w:r>
            <w:r>
              <w:rPr>
                <w:noProof/>
                <w:webHidden/>
              </w:rPr>
              <w:instrText xml:space="preserve"> PAGEREF _Toc238561813 \h </w:instrText>
            </w:r>
            <w:r>
              <w:rPr>
                <w:noProof/>
                <w:webHidden/>
              </w:rPr>
            </w:r>
            <w:r>
              <w:rPr>
                <w:noProof/>
                <w:webHidden/>
              </w:rPr>
              <w:fldChar w:fldCharType="separate"/>
            </w:r>
            <w:r>
              <w:rPr>
                <w:noProof/>
                <w:webHidden/>
              </w:rPr>
              <w:t>49</w:t>
            </w:r>
            <w:r>
              <w:rPr>
                <w:noProof/>
                <w:webHidden/>
              </w:rPr>
              <w:fldChar w:fldCharType="end"/>
            </w:r>
          </w:hyperlink>
        </w:p>
        <w:p w14:paraId="1D4B9D16" w14:textId="2D6339FA" w:rsidR="001F358C" w:rsidRDefault="001F358C">
          <w:pPr>
            <w:pStyle w:val="TOC2"/>
            <w:tabs>
              <w:tab w:val="right" w:leader="underscore" w:pos="9350"/>
            </w:tabs>
            <w:rPr>
              <w:noProof/>
              <w:kern w:val="2"/>
              <w:sz w:val="24"/>
              <w:szCs w:val="24"/>
              <w:lang/>
              <w14:ligatures w14:val="standardContextual"/>
            </w:rPr>
          </w:pPr>
          <w:hyperlink w:anchor="_Toc238561814" w:history="1">
            <w:r w:rsidRPr="00B36C37">
              <w:rPr>
                <w:rStyle w:val="Hyperlink"/>
                <w:rFonts w:ascii="Times New Roman" w:hAnsi="Times New Roman" w:cs="Times New Roman"/>
                <w:noProof/>
              </w:rPr>
              <w:t>5.2.3 UML Checking Testing</w:t>
            </w:r>
            <w:r>
              <w:rPr>
                <w:noProof/>
                <w:webHidden/>
              </w:rPr>
              <w:tab/>
            </w:r>
            <w:r>
              <w:rPr>
                <w:noProof/>
                <w:webHidden/>
              </w:rPr>
              <w:fldChar w:fldCharType="begin"/>
            </w:r>
            <w:r>
              <w:rPr>
                <w:noProof/>
                <w:webHidden/>
              </w:rPr>
              <w:instrText xml:space="preserve"> PAGEREF _Toc238561814 \h </w:instrText>
            </w:r>
            <w:r>
              <w:rPr>
                <w:noProof/>
                <w:webHidden/>
              </w:rPr>
            </w:r>
            <w:r>
              <w:rPr>
                <w:noProof/>
                <w:webHidden/>
              </w:rPr>
              <w:fldChar w:fldCharType="separate"/>
            </w:r>
            <w:r>
              <w:rPr>
                <w:noProof/>
                <w:webHidden/>
              </w:rPr>
              <w:t>49</w:t>
            </w:r>
            <w:r>
              <w:rPr>
                <w:noProof/>
                <w:webHidden/>
              </w:rPr>
              <w:fldChar w:fldCharType="end"/>
            </w:r>
          </w:hyperlink>
        </w:p>
        <w:p w14:paraId="78D60D8F" w14:textId="5E4741B4" w:rsidR="001F358C" w:rsidRDefault="001F358C">
          <w:pPr>
            <w:pStyle w:val="TOC1"/>
            <w:tabs>
              <w:tab w:val="right" w:leader="underscore" w:pos="9350"/>
            </w:tabs>
            <w:rPr>
              <w:noProof/>
              <w:kern w:val="2"/>
              <w:sz w:val="24"/>
              <w:szCs w:val="24"/>
              <w:lang/>
              <w14:ligatures w14:val="standardContextual"/>
            </w:rPr>
          </w:pPr>
          <w:hyperlink w:anchor="_Toc238561815" w:history="1">
            <w:r w:rsidRPr="00B36C37">
              <w:rPr>
                <w:rStyle w:val="Hyperlink"/>
                <w:rFonts w:ascii="Times New Roman" w:hAnsi="Times New Roman" w:cs="Times New Roman"/>
                <w:noProof/>
              </w:rPr>
              <w:t>5.3 Test Plan</w:t>
            </w:r>
            <w:r>
              <w:rPr>
                <w:noProof/>
                <w:webHidden/>
              </w:rPr>
              <w:tab/>
            </w:r>
            <w:r>
              <w:rPr>
                <w:noProof/>
                <w:webHidden/>
              </w:rPr>
              <w:fldChar w:fldCharType="begin"/>
            </w:r>
            <w:r>
              <w:rPr>
                <w:noProof/>
                <w:webHidden/>
              </w:rPr>
              <w:instrText xml:space="preserve"> PAGEREF _Toc238561815 \h </w:instrText>
            </w:r>
            <w:r>
              <w:rPr>
                <w:noProof/>
                <w:webHidden/>
              </w:rPr>
            </w:r>
            <w:r>
              <w:rPr>
                <w:noProof/>
                <w:webHidden/>
              </w:rPr>
              <w:fldChar w:fldCharType="separate"/>
            </w:r>
            <w:r>
              <w:rPr>
                <w:noProof/>
                <w:webHidden/>
              </w:rPr>
              <w:t>50</w:t>
            </w:r>
            <w:r>
              <w:rPr>
                <w:noProof/>
                <w:webHidden/>
              </w:rPr>
              <w:fldChar w:fldCharType="end"/>
            </w:r>
          </w:hyperlink>
        </w:p>
        <w:p w14:paraId="46D32C79" w14:textId="05942DA8" w:rsidR="001F358C" w:rsidRDefault="001F358C">
          <w:pPr>
            <w:pStyle w:val="TOC2"/>
            <w:tabs>
              <w:tab w:val="right" w:leader="underscore" w:pos="9350"/>
            </w:tabs>
            <w:rPr>
              <w:noProof/>
              <w:kern w:val="2"/>
              <w:sz w:val="24"/>
              <w:szCs w:val="24"/>
              <w:lang/>
              <w14:ligatures w14:val="standardContextual"/>
            </w:rPr>
          </w:pPr>
          <w:hyperlink w:anchor="_Toc238561816" w:history="1">
            <w:r w:rsidRPr="00B36C37">
              <w:rPr>
                <w:rStyle w:val="Hyperlink"/>
                <w:rFonts w:ascii="Times New Roman" w:hAnsi="Times New Roman" w:cs="Times New Roman"/>
                <w:noProof/>
              </w:rPr>
              <w:t>5.3.1 Features to be Tested</w:t>
            </w:r>
            <w:r>
              <w:rPr>
                <w:noProof/>
                <w:webHidden/>
              </w:rPr>
              <w:tab/>
            </w:r>
            <w:r>
              <w:rPr>
                <w:noProof/>
                <w:webHidden/>
              </w:rPr>
              <w:fldChar w:fldCharType="begin"/>
            </w:r>
            <w:r>
              <w:rPr>
                <w:noProof/>
                <w:webHidden/>
              </w:rPr>
              <w:instrText xml:space="preserve"> PAGEREF _Toc238561816 \h </w:instrText>
            </w:r>
            <w:r>
              <w:rPr>
                <w:noProof/>
                <w:webHidden/>
              </w:rPr>
            </w:r>
            <w:r>
              <w:rPr>
                <w:noProof/>
                <w:webHidden/>
              </w:rPr>
              <w:fldChar w:fldCharType="separate"/>
            </w:r>
            <w:r>
              <w:rPr>
                <w:noProof/>
                <w:webHidden/>
              </w:rPr>
              <w:t>50</w:t>
            </w:r>
            <w:r>
              <w:rPr>
                <w:noProof/>
                <w:webHidden/>
              </w:rPr>
              <w:fldChar w:fldCharType="end"/>
            </w:r>
          </w:hyperlink>
        </w:p>
        <w:p w14:paraId="2E5DEBCF" w14:textId="701D889F" w:rsidR="001F358C" w:rsidRDefault="001F358C">
          <w:pPr>
            <w:pStyle w:val="TOC1"/>
            <w:tabs>
              <w:tab w:val="right" w:leader="underscore" w:pos="9350"/>
            </w:tabs>
            <w:rPr>
              <w:noProof/>
              <w:kern w:val="2"/>
              <w:sz w:val="24"/>
              <w:szCs w:val="24"/>
              <w:lang/>
              <w14:ligatures w14:val="standardContextual"/>
            </w:rPr>
          </w:pPr>
          <w:hyperlink w:anchor="_Toc238561817" w:history="1">
            <w:r w:rsidRPr="00B36C37">
              <w:rPr>
                <w:rStyle w:val="Hyperlink"/>
                <w:rFonts w:ascii="Times New Roman" w:hAnsi="Times New Roman" w:cs="Times New Roman"/>
                <w:noProof/>
              </w:rPr>
              <w:t>5.4 Test Data</w:t>
            </w:r>
            <w:r>
              <w:rPr>
                <w:noProof/>
                <w:webHidden/>
              </w:rPr>
              <w:tab/>
            </w:r>
            <w:r>
              <w:rPr>
                <w:noProof/>
                <w:webHidden/>
              </w:rPr>
              <w:fldChar w:fldCharType="begin"/>
            </w:r>
            <w:r>
              <w:rPr>
                <w:noProof/>
                <w:webHidden/>
              </w:rPr>
              <w:instrText xml:space="preserve"> PAGEREF _Toc238561817 \h </w:instrText>
            </w:r>
            <w:r>
              <w:rPr>
                <w:noProof/>
                <w:webHidden/>
              </w:rPr>
            </w:r>
            <w:r>
              <w:rPr>
                <w:noProof/>
                <w:webHidden/>
              </w:rPr>
              <w:fldChar w:fldCharType="separate"/>
            </w:r>
            <w:r>
              <w:rPr>
                <w:noProof/>
                <w:webHidden/>
              </w:rPr>
              <w:t>50</w:t>
            </w:r>
            <w:r>
              <w:rPr>
                <w:noProof/>
                <w:webHidden/>
              </w:rPr>
              <w:fldChar w:fldCharType="end"/>
            </w:r>
          </w:hyperlink>
        </w:p>
        <w:p w14:paraId="642C3379" w14:textId="3909A0AC" w:rsidR="001F358C" w:rsidRDefault="001F358C">
          <w:pPr>
            <w:pStyle w:val="TOC1"/>
            <w:tabs>
              <w:tab w:val="right" w:leader="underscore" w:pos="9350"/>
            </w:tabs>
            <w:rPr>
              <w:noProof/>
              <w:kern w:val="2"/>
              <w:sz w:val="24"/>
              <w:szCs w:val="24"/>
              <w:lang/>
              <w14:ligatures w14:val="standardContextual"/>
            </w:rPr>
          </w:pPr>
          <w:hyperlink w:anchor="_Toc238561818" w:history="1">
            <w:r w:rsidRPr="00B36C37">
              <w:rPr>
                <w:rStyle w:val="Hyperlink"/>
                <w:rFonts w:ascii="Times New Roman" w:hAnsi="Times New Roman" w:cs="Times New Roman"/>
                <w:noProof/>
              </w:rPr>
              <w:t>5.5 Test Case Format</w:t>
            </w:r>
            <w:r>
              <w:rPr>
                <w:noProof/>
                <w:webHidden/>
              </w:rPr>
              <w:tab/>
            </w:r>
            <w:r>
              <w:rPr>
                <w:noProof/>
                <w:webHidden/>
              </w:rPr>
              <w:fldChar w:fldCharType="begin"/>
            </w:r>
            <w:r>
              <w:rPr>
                <w:noProof/>
                <w:webHidden/>
              </w:rPr>
              <w:instrText xml:space="preserve"> PAGEREF _Toc238561818 \h </w:instrText>
            </w:r>
            <w:r>
              <w:rPr>
                <w:noProof/>
                <w:webHidden/>
              </w:rPr>
            </w:r>
            <w:r>
              <w:rPr>
                <w:noProof/>
                <w:webHidden/>
              </w:rPr>
              <w:fldChar w:fldCharType="separate"/>
            </w:r>
            <w:r>
              <w:rPr>
                <w:noProof/>
                <w:webHidden/>
              </w:rPr>
              <w:t>50</w:t>
            </w:r>
            <w:r>
              <w:rPr>
                <w:noProof/>
                <w:webHidden/>
              </w:rPr>
              <w:fldChar w:fldCharType="end"/>
            </w:r>
          </w:hyperlink>
        </w:p>
        <w:p w14:paraId="0EBF898B" w14:textId="75317D1C" w:rsidR="001F358C" w:rsidRDefault="001F358C">
          <w:pPr>
            <w:pStyle w:val="TOC1"/>
            <w:tabs>
              <w:tab w:val="right" w:leader="underscore" w:pos="9350"/>
            </w:tabs>
            <w:rPr>
              <w:noProof/>
              <w:kern w:val="2"/>
              <w:sz w:val="24"/>
              <w:szCs w:val="24"/>
              <w:lang/>
              <w14:ligatures w14:val="standardContextual"/>
            </w:rPr>
          </w:pPr>
          <w:hyperlink w:anchor="_Toc238561819" w:history="1">
            <w:r w:rsidRPr="00B36C37">
              <w:rPr>
                <w:rStyle w:val="Hyperlink"/>
                <w:rFonts w:ascii="Times New Roman" w:hAnsi="Times New Roman" w:cs="Times New Roman"/>
                <w:noProof/>
              </w:rPr>
              <w:t>5.6 Test Case Summary</w:t>
            </w:r>
            <w:r>
              <w:rPr>
                <w:noProof/>
                <w:webHidden/>
              </w:rPr>
              <w:tab/>
            </w:r>
            <w:r>
              <w:rPr>
                <w:noProof/>
                <w:webHidden/>
              </w:rPr>
              <w:fldChar w:fldCharType="begin"/>
            </w:r>
            <w:r>
              <w:rPr>
                <w:noProof/>
                <w:webHidden/>
              </w:rPr>
              <w:instrText xml:space="preserve"> PAGEREF _Toc238561819 \h </w:instrText>
            </w:r>
            <w:r>
              <w:rPr>
                <w:noProof/>
                <w:webHidden/>
              </w:rPr>
            </w:r>
            <w:r>
              <w:rPr>
                <w:noProof/>
                <w:webHidden/>
              </w:rPr>
              <w:fldChar w:fldCharType="separate"/>
            </w:r>
            <w:r>
              <w:rPr>
                <w:noProof/>
                <w:webHidden/>
              </w:rPr>
              <w:t>51</w:t>
            </w:r>
            <w:r>
              <w:rPr>
                <w:noProof/>
                <w:webHidden/>
              </w:rPr>
              <w:fldChar w:fldCharType="end"/>
            </w:r>
          </w:hyperlink>
        </w:p>
        <w:p w14:paraId="650C5224" w14:textId="4BEDBA96" w:rsidR="001F358C" w:rsidRDefault="001F358C">
          <w:pPr>
            <w:pStyle w:val="TOC1"/>
            <w:tabs>
              <w:tab w:val="right" w:leader="underscore" w:pos="9350"/>
            </w:tabs>
            <w:rPr>
              <w:noProof/>
              <w:kern w:val="2"/>
              <w:sz w:val="24"/>
              <w:szCs w:val="24"/>
              <w:lang/>
              <w14:ligatures w14:val="standardContextual"/>
            </w:rPr>
          </w:pPr>
          <w:hyperlink w:anchor="_Toc238561820" w:history="1">
            <w:r w:rsidRPr="00B36C37">
              <w:rPr>
                <w:rStyle w:val="Hyperlink"/>
                <w:rFonts w:ascii="Times New Roman" w:hAnsi="Times New Roman" w:cs="Times New Roman"/>
                <w:noProof/>
              </w:rPr>
              <w:t>5.7 Test-to-Requirement Traceability</w:t>
            </w:r>
            <w:r>
              <w:rPr>
                <w:noProof/>
                <w:webHidden/>
              </w:rPr>
              <w:tab/>
            </w:r>
            <w:r>
              <w:rPr>
                <w:noProof/>
                <w:webHidden/>
              </w:rPr>
              <w:fldChar w:fldCharType="begin"/>
            </w:r>
            <w:r>
              <w:rPr>
                <w:noProof/>
                <w:webHidden/>
              </w:rPr>
              <w:instrText xml:space="preserve"> PAGEREF _Toc238561820 \h </w:instrText>
            </w:r>
            <w:r>
              <w:rPr>
                <w:noProof/>
                <w:webHidden/>
              </w:rPr>
            </w:r>
            <w:r>
              <w:rPr>
                <w:noProof/>
                <w:webHidden/>
              </w:rPr>
              <w:fldChar w:fldCharType="separate"/>
            </w:r>
            <w:r>
              <w:rPr>
                <w:noProof/>
                <w:webHidden/>
              </w:rPr>
              <w:t>53</w:t>
            </w:r>
            <w:r>
              <w:rPr>
                <w:noProof/>
                <w:webHidden/>
              </w:rPr>
              <w:fldChar w:fldCharType="end"/>
            </w:r>
          </w:hyperlink>
        </w:p>
        <w:p w14:paraId="24B81535" w14:textId="1D79A45F" w:rsidR="001F358C" w:rsidRDefault="001F358C">
          <w:pPr>
            <w:pStyle w:val="TOC1"/>
            <w:tabs>
              <w:tab w:val="right" w:leader="underscore" w:pos="9350"/>
            </w:tabs>
            <w:rPr>
              <w:noProof/>
              <w:kern w:val="2"/>
              <w:sz w:val="24"/>
              <w:szCs w:val="24"/>
              <w:lang/>
              <w14:ligatures w14:val="standardContextual"/>
            </w:rPr>
          </w:pPr>
          <w:hyperlink w:anchor="_Toc238561821" w:history="1">
            <w:r w:rsidRPr="00B36C37">
              <w:rPr>
                <w:rStyle w:val="Hyperlink"/>
                <w:rFonts w:ascii="Times New Roman" w:hAnsi="Times New Roman" w:cs="Times New Roman"/>
                <w:noProof/>
              </w:rPr>
              <w:t>5.8 Representative Test Cases</w:t>
            </w:r>
            <w:r>
              <w:rPr>
                <w:noProof/>
                <w:webHidden/>
              </w:rPr>
              <w:tab/>
            </w:r>
            <w:r>
              <w:rPr>
                <w:noProof/>
                <w:webHidden/>
              </w:rPr>
              <w:fldChar w:fldCharType="begin"/>
            </w:r>
            <w:r>
              <w:rPr>
                <w:noProof/>
                <w:webHidden/>
              </w:rPr>
              <w:instrText xml:space="preserve"> PAGEREF _Toc238561821 \h </w:instrText>
            </w:r>
            <w:r>
              <w:rPr>
                <w:noProof/>
                <w:webHidden/>
              </w:rPr>
            </w:r>
            <w:r>
              <w:rPr>
                <w:noProof/>
                <w:webHidden/>
              </w:rPr>
              <w:fldChar w:fldCharType="separate"/>
            </w:r>
            <w:r>
              <w:rPr>
                <w:noProof/>
                <w:webHidden/>
              </w:rPr>
              <w:t>54</w:t>
            </w:r>
            <w:r>
              <w:rPr>
                <w:noProof/>
                <w:webHidden/>
              </w:rPr>
              <w:fldChar w:fldCharType="end"/>
            </w:r>
          </w:hyperlink>
        </w:p>
        <w:p w14:paraId="45125BD5" w14:textId="417B990C" w:rsidR="001F358C" w:rsidRDefault="001F358C">
          <w:pPr>
            <w:pStyle w:val="TOC3"/>
            <w:tabs>
              <w:tab w:val="right" w:leader="underscore" w:pos="9350"/>
            </w:tabs>
            <w:rPr>
              <w:noProof/>
              <w:kern w:val="2"/>
              <w:sz w:val="24"/>
              <w:szCs w:val="24"/>
              <w:lang/>
              <w14:ligatures w14:val="standardContextual"/>
            </w:rPr>
          </w:pPr>
          <w:hyperlink w:anchor="_Toc238561822" w:history="1">
            <w:r w:rsidRPr="00B36C37">
              <w:rPr>
                <w:rStyle w:val="Hyperlink"/>
                <w:rFonts w:ascii="Times New Roman" w:hAnsi="Times New Roman" w:cs="Times New Roman"/>
                <w:noProof/>
              </w:rPr>
              <w:t>TC01: Student Login</w:t>
            </w:r>
            <w:r>
              <w:rPr>
                <w:noProof/>
                <w:webHidden/>
              </w:rPr>
              <w:tab/>
            </w:r>
            <w:r>
              <w:rPr>
                <w:noProof/>
                <w:webHidden/>
              </w:rPr>
              <w:fldChar w:fldCharType="begin"/>
            </w:r>
            <w:r>
              <w:rPr>
                <w:noProof/>
                <w:webHidden/>
              </w:rPr>
              <w:instrText xml:space="preserve"> PAGEREF _Toc238561822 \h </w:instrText>
            </w:r>
            <w:r>
              <w:rPr>
                <w:noProof/>
                <w:webHidden/>
              </w:rPr>
            </w:r>
            <w:r>
              <w:rPr>
                <w:noProof/>
                <w:webHidden/>
              </w:rPr>
              <w:fldChar w:fldCharType="separate"/>
            </w:r>
            <w:r>
              <w:rPr>
                <w:noProof/>
                <w:webHidden/>
              </w:rPr>
              <w:t>54</w:t>
            </w:r>
            <w:r>
              <w:rPr>
                <w:noProof/>
                <w:webHidden/>
              </w:rPr>
              <w:fldChar w:fldCharType="end"/>
            </w:r>
          </w:hyperlink>
        </w:p>
        <w:p w14:paraId="6C59E274" w14:textId="6F1BCD67" w:rsidR="001F358C" w:rsidRDefault="001F358C">
          <w:pPr>
            <w:pStyle w:val="TOC3"/>
            <w:tabs>
              <w:tab w:val="right" w:leader="underscore" w:pos="9350"/>
            </w:tabs>
            <w:rPr>
              <w:noProof/>
              <w:kern w:val="2"/>
              <w:sz w:val="24"/>
              <w:szCs w:val="24"/>
              <w:lang/>
              <w14:ligatures w14:val="standardContextual"/>
            </w:rPr>
          </w:pPr>
          <w:hyperlink w:anchor="_Toc238561823" w:history="1">
            <w:r w:rsidRPr="00B36C37">
              <w:rPr>
                <w:rStyle w:val="Hyperlink"/>
                <w:rFonts w:ascii="Times New Roman" w:hAnsi="Times New Roman" w:cs="Times New Roman"/>
                <w:noProof/>
              </w:rPr>
              <w:t>TC02: Teacher Login and Role Access</w:t>
            </w:r>
            <w:r>
              <w:rPr>
                <w:noProof/>
                <w:webHidden/>
              </w:rPr>
              <w:tab/>
            </w:r>
            <w:r>
              <w:rPr>
                <w:noProof/>
                <w:webHidden/>
              </w:rPr>
              <w:fldChar w:fldCharType="begin"/>
            </w:r>
            <w:r>
              <w:rPr>
                <w:noProof/>
                <w:webHidden/>
              </w:rPr>
              <w:instrText xml:space="preserve"> PAGEREF _Toc238561823 \h </w:instrText>
            </w:r>
            <w:r>
              <w:rPr>
                <w:noProof/>
                <w:webHidden/>
              </w:rPr>
            </w:r>
            <w:r>
              <w:rPr>
                <w:noProof/>
                <w:webHidden/>
              </w:rPr>
              <w:fldChar w:fldCharType="separate"/>
            </w:r>
            <w:r>
              <w:rPr>
                <w:noProof/>
                <w:webHidden/>
              </w:rPr>
              <w:t>55</w:t>
            </w:r>
            <w:r>
              <w:rPr>
                <w:noProof/>
                <w:webHidden/>
              </w:rPr>
              <w:fldChar w:fldCharType="end"/>
            </w:r>
          </w:hyperlink>
        </w:p>
        <w:p w14:paraId="4F516171" w14:textId="5EA7E0FB" w:rsidR="001F358C" w:rsidRDefault="001F358C">
          <w:pPr>
            <w:pStyle w:val="TOC3"/>
            <w:tabs>
              <w:tab w:val="right" w:leader="underscore" w:pos="9350"/>
            </w:tabs>
            <w:rPr>
              <w:noProof/>
              <w:kern w:val="2"/>
              <w:sz w:val="24"/>
              <w:szCs w:val="24"/>
              <w:lang/>
              <w14:ligatures w14:val="standardContextual"/>
            </w:rPr>
          </w:pPr>
          <w:hyperlink w:anchor="_Toc238561824" w:history="1">
            <w:r w:rsidRPr="00B36C37">
              <w:rPr>
                <w:rStyle w:val="Hyperlink"/>
                <w:rFonts w:ascii="Times New Roman" w:hAnsi="Times New Roman" w:cs="Times New Roman"/>
                <w:noProof/>
              </w:rPr>
              <w:t>TC03: Invalid Authentication</w:t>
            </w:r>
            <w:r>
              <w:rPr>
                <w:noProof/>
                <w:webHidden/>
              </w:rPr>
              <w:tab/>
            </w:r>
            <w:r>
              <w:rPr>
                <w:noProof/>
                <w:webHidden/>
              </w:rPr>
              <w:fldChar w:fldCharType="begin"/>
            </w:r>
            <w:r>
              <w:rPr>
                <w:noProof/>
                <w:webHidden/>
              </w:rPr>
              <w:instrText xml:space="preserve"> PAGEREF _Toc238561824 \h </w:instrText>
            </w:r>
            <w:r>
              <w:rPr>
                <w:noProof/>
                <w:webHidden/>
              </w:rPr>
            </w:r>
            <w:r>
              <w:rPr>
                <w:noProof/>
                <w:webHidden/>
              </w:rPr>
              <w:fldChar w:fldCharType="separate"/>
            </w:r>
            <w:r>
              <w:rPr>
                <w:noProof/>
                <w:webHidden/>
              </w:rPr>
              <w:t>55</w:t>
            </w:r>
            <w:r>
              <w:rPr>
                <w:noProof/>
                <w:webHidden/>
              </w:rPr>
              <w:fldChar w:fldCharType="end"/>
            </w:r>
          </w:hyperlink>
        </w:p>
        <w:p w14:paraId="00141C13" w14:textId="5BCBB7E5" w:rsidR="001F358C" w:rsidRDefault="001F358C">
          <w:pPr>
            <w:pStyle w:val="TOC3"/>
            <w:tabs>
              <w:tab w:val="right" w:leader="underscore" w:pos="9350"/>
            </w:tabs>
            <w:rPr>
              <w:noProof/>
              <w:kern w:val="2"/>
              <w:sz w:val="24"/>
              <w:szCs w:val="24"/>
              <w:lang/>
              <w14:ligatures w14:val="standardContextual"/>
            </w:rPr>
          </w:pPr>
          <w:hyperlink w:anchor="_Toc238561825" w:history="1">
            <w:r w:rsidRPr="00B36C37">
              <w:rPr>
                <w:rStyle w:val="Hyperlink"/>
                <w:rFonts w:ascii="Times New Roman" w:hAnsi="Times New Roman" w:cs="Times New Roman"/>
                <w:noProof/>
              </w:rPr>
              <w:t>TC04: Create and Save Use Case Diagram</w:t>
            </w:r>
            <w:r>
              <w:rPr>
                <w:noProof/>
                <w:webHidden/>
              </w:rPr>
              <w:tab/>
            </w:r>
            <w:r>
              <w:rPr>
                <w:noProof/>
                <w:webHidden/>
              </w:rPr>
              <w:fldChar w:fldCharType="begin"/>
            </w:r>
            <w:r>
              <w:rPr>
                <w:noProof/>
                <w:webHidden/>
              </w:rPr>
              <w:instrText xml:space="preserve"> PAGEREF _Toc238561825 \h </w:instrText>
            </w:r>
            <w:r>
              <w:rPr>
                <w:noProof/>
                <w:webHidden/>
              </w:rPr>
            </w:r>
            <w:r>
              <w:rPr>
                <w:noProof/>
                <w:webHidden/>
              </w:rPr>
              <w:fldChar w:fldCharType="separate"/>
            </w:r>
            <w:r>
              <w:rPr>
                <w:noProof/>
                <w:webHidden/>
              </w:rPr>
              <w:t>56</w:t>
            </w:r>
            <w:r>
              <w:rPr>
                <w:noProof/>
                <w:webHidden/>
              </w:rPr>
              <w:fldChar w:fldCharType="end"/>
            </w:r>
          </w:hyperlink>
        </w:p>
        <w:p w14:paraId="1E85A739" w14:textId="7EA5E6CE" w:rsidR="001F358C" w:rsidRDefault="001F358C">
          <w:pPr>
            <w:pStyle w:val="TOC3"/>
            <w:tabs>
              <w:tab w:val="right" w:leader="underscore" w:pos="9350"/>
            </w:tabs>
            <w:rPr>
              <w:noProof/>
              <w:kern w:val="2"/>
              <w:sz w:val="24"/>
              <w:szCs w:val="24"/>
              <w:lang/>
              <w14:ligatures w14:val="standardContextual"/>
            </w:rPr>
          </w:pPr>
          <w:hyperlink w:anchor="_Toc238561826" w:history="1">
            <w:r w:rsidRPr="00B36C37">
              <w:rPr>
                <w:rStyle w:val="Hyperlink"/>
                <w:rFonts w:ascii="Times New Roman" w:hAnsi="Times New Roman" w:cs="Times New Roman"/>
                <w:noProof/>
              </w:rPr>
              <w:t>TC05: Create and Save Use Case Description</w:t>
            </w:r>
            <w:r>
              <w:rPr>
                <w:noProof/>
                <w:webHidden/>
              </w:rPr>
              <w:tab/>
            </w:r>
            <w:r>
              <w:rPr>
                <w:noProof/>
                <w:webHidden/>
              </w:rPr>
              <w:fldChar w:fldCharType="begin"/>
            </w:r>
            <w:r>
              <w:rPr>
                <w:noProof/>
                <w:webHidden/>
              </w:rPr>
              <w:instrText xml:space="preserve"> PAGEREF _Toc238561826 \h </w:instrText>
            </w:r>
            <w:r>
              <w:rPr>
                <w:noProof/>
                <w:webHidden/>
              </w:rPr>
            </w:r>
            <w:r>
              <w:rPr>
                <w:noProof/>
                <w:webHidden/>
              </w:rPr>
              <w:fldChar w:fldCharType="separate"/>
            </w:r>
            <w:r>
              <w:rPr>
                <w:noProof/>
                <w:webHidden/>
              </w:rPr>
              <w:t>56</w:t>
            </w:r>
            <w:r>
              <w:rPr>
                <w:noProof/>
                <w:webHidden/>
              </w:rPr>
              <w:fldChar w:fldCharType="end"/>
            </w:r>
          </w:hyperlink>
        </w:p>
        <w:p w14:paraId="086CF088" w14:textId="03613C36" w:rsidR="001F358C" w:rsidRDefault="001F358C">
          <w:pPr>
            <w:pStyle w:val="TOC3"/>
            <w:tabs>
              <w:tab w:val="right" w:leader="underscore" w:pos="9350"/>
            </w:tabs>
            <w:rPr>
              <w:noProof/>
              <w:kern w:val="2"/>
              <w:sz w:val="24"/>
              <w:szCs w:val="24"/>
              <w:lang/>
              <w14:ligatures w14:val="standardContextual"/>
            </w:rPr>
          </w:pPr>
          <w:hyperlink w:anchor="_Toc238561827" w:history="1">
            <w:r w:rsidRPr="00B36C37">
              <w:rPr>
                <w:rStyle w:val="Hyperlink"/>
                <w:rFonts w:ascii="Times New Roman" w:hAnsi="Times New Roman" w:cs="Times New Roman"/>
                <w:noProof/>
              </w:rPr>
              <w:t>TC06: Create and Save SSD</w:t>
            </w:r>
            <w:r>
              <w:rPr>
                <w:noProof/>
                <w:webHidden/>
              </w:rPr>
              <w:tab/>
            </w:r>
            <w:r>
              <w:rPr>
                <w:noProof/>
                <w:webHidden/>
              </w:rPr>
              <w:fldChar w:fldCharType="begin"/>
            </w:r>
            <w:r>
              <w:rPr>
                <w:noProof/>
                <w:webHidden/>
              </w:rPr>
              <w:instrText xml:space="preserve"> PAGEREF _Toc238561827 \h </w:instrText>
            </w:r>
            <w:r>
              <w:rPr>
                <w:noProof/>
                <w:webHidden/>
              </w:rPr>
            </w:r>
            <w:r>
              <w:rPr>
                <w:noProof/>
                <w:webHidden/>
              </w:rPr>
              <w:fldChar w:fldCharType="separate"/>
            </w:r>
            <w:r>
              <w:rPr>
                <w:noProof/>
                <w:webHidden/>
              </w:rPr>
              <w:t>57</w:t>
            </w:r>
            <w:r>
              <w:rPr>
                <w:noProof/>
                <w:webHidden/>
              </w:rPr>
              <w:fldChar w:fldCharType="end"/>
            </w:r>
          </w:hyperlink>
        </w:p>
        <w:p w14:paraId="565442B5" w14:textId="3DFF52E6" w:rsidR="001F358C" w:rsidRDefault="001F358C">
          <w:pPr>
            <w:pStyle w:val="TOC3"/>
            <w:tabs>
              <w:tab w:val="right" w:leader="underscore" w:pos="9350"/>
            </w:tabs>
            <w:rPr>
              <w:noProof/>
              <w:kern w:val="2"/>
              <w:sz w:val="24"/>
              <w:szCs w:val="24"/>
              <w:lang/>
              <w14:ligatures w14:val="standardContextual"/>
            </w:rPr>
          </w:pPr>
          <w:hyperlink w:anchor="_Toc238561828" w:history="1">
            <w:r w:rsidRPr="00B36C37">
              <w:rPr>
                <w:rStyle w:val="Hyperlink"/>
                <w:rFonts w:ascii="Times New Roman" w:hAnsi="Times New Roman" w:cs="Times New Roman"/>
                <w:noProof/>
              </w:rPr>
              <w:t>TC07: Create and Save Class Diagram</w:t>
            </w:r>
            <w:r>
              <w:rPr>
                <w:noProof/>
                <w:webHidden/>
              </w:rPr>
              <w:tab/>
            </w:r>
            <w:r>
              <w:rPr>
                <w:noProof/>
                <w:webHidden/>
              </w:rPr>
              <w:fldChar w:fldCharType="begin"/>
            </w:r>
            <w:r>
              <w:rPr>
                <w:noProof/>
                <w:webHidden/>
              </w:rPr>
              <w:instrText xml:space="preserve"> PAGEREF _Toc238561828 \h </w:instrText>
            </w:r>
            <w:r>
              <w:rPr>
                <w:noProof/>
                <w:webHidden/>
              </w:rPr>
            </w:r>
            <w:r>
              <w:rPr>
                <w:noProof/>
                <w:webHidden/>
              </w:rPr>
              <w:fldChar w:fldCharType="separate"/>
            </w:r>
            <w:r>
              <w:rPr>
                <w:noProof/>
                <w:webHidden/>
              </w:rPr>
              <w:t>57</w:t>
            </w:r>
            <w:r>
              <w:rPr>
                <w:noProof/>
                <w:webHidden/>
              </w:rPr>
              <w:fldChar w:fldCharType="end"/>
            </w:r>
          </w:hyperlink>
        </w:p>
        <w:p w14:paraId="79900785" w14:textId="5A2EBC10" w:rsidR="001F358C" w:rsidRDefault="001F358C">
          <w:pPr>
            <w:pStyle w:val="TOC3"/>
            <w:tabs>
              <w:tab w:val="right" w:leader="underscore" w:pos="9350"/>
            </w:tabs>
            <w:rPr>
              <w:noProof/>
              <w:kern w:val="2"/>
              <w:sz w:val="24"/>
              <w:szCs w:val="24"/>
              <w:lang/>
              <w14:ligatures w14:val="standardContextual"/>
            </w:rPr>
          </w:pPr>
          <w:hyperlink w:anchor="_Toc238561829" w:history="1">
            <w:r w:rsidRPr="00B36C37">
              <w:rPr>
                <w:rStyle w:val="Hyperlink"/>
                <w:rFonts w:ascii="Times New Roman" w:hAnsi="Times New Roman" w:cs="Times New Roman"/>
                <w:noProof/>
              </w:rPr>
              <w:t>TC08: Create and Save Sequence Diagram</w:t>
            </w:r>
            <w:r>
              <w:rPr>
                <w:noProof/>
                <w:webHidden/>
              </w:rPr>
              <w:tab/>
            </w:r>
            <w:r>
              <w:rPr>
                <w:noProof/>
                <w:webHidden/>
              </w:rPr>
              <w:fldChar w:fldCharType="begin"/>
            </w:r>
            <w:r>
              <w:rPr>
                <w:noProof/>
                <w:webHidden/>
              </w:rPr>
              <w:instrText xml:space="preserve"> PAGEREF _Toc238561829 \h </w:instrText>
            </w:r>
            <w:r>
              <w:rPr>
                <w:noProof/>
                <w:webHidden/>
              </w:rPr>
            </w:r>
            <w:r>
              <w:rPr>
                <w:noProof/>
                <w:webHidden/>
              </w:rPr>
              <w:fldChar w:fldCharType="separate"/>
            </w:r>
            <w:r>
              <w:rPr>
                <w:noProof/>
                <w:webHidden/>
              </w:rPr>
              <w:t>58</w:t>
            </w:r>
            <w:r>
              <w:rPr>
                <w:noProof/>
                <w:webHidden/>
              </w:rPr>
              <w:fldChar w:fldCharType="end"/>
            </w:r>
          </w:hyperlink>
        </w:p>
        <w:p w14:paraId="257D7D7E" w14:textId="496FD5D8" w:rsidR="001F358C" w:rsidRDefault="001F358C">
          <w:pPr>
            <w:pStyle w:val="TOC3"/>
            <w:tabs>
              <w:tab w:val="right" w:leader="underscore" w:pos="9350"/>
            </w:tabs>
            <w:rPr>
              <w:noProof/>
              <w:kern w:val="2"/>
              <w:sz w:val="24"/>
              <w:szCs w:val="24"/>
              <w:lang/>
              <w14:ligatures w14:val="standardContextual"/>
            </w:rPr>
          </w:pPr>
          <w:hyperlink w:anchor="_Toc238561830" w:history="1">
            <w:r w:rsidRPr="00B36C37">
              <w:rPr>
                <w:rStyle w:val="Hyperlink"/>
                <w:rFonts w:ascii="Times New Roman" w:hAnsi="Times New Roman" w:cs="Times New Roman"/>
                <w:noProof/>
              </w:rPr>
              <w:t>TC09: Semantic Consistency Matching</w:t>
            </w:r>
            <w:r>
              <w:rPr>
                <w:noProof/>
                <w:webHidden/>
              </w:rPr>
              <w:tab/>
            </w:r>
            <w:r>
              <w:rPr>
                <w:noProof/>
                <w:webHidden/>
              </w:rPr>
              <w:fldChar w:fldCharType="begin"/>
            </w:r>
            <w:r>
              <w:rPr>
                <w:noProof/>
                <w:webHidden/>
              </w:rPr>
              <w:instrText xml:space="preserve"> PAGEREF _Toc238561830 \h </w:instrText>
            </w:r>
            <w:r>
              <w:rPr>
                <w:noProof/>
                <w:webHidden/>
              </w:rPr>
            </w:r>
            <w:r>
              <w:rPr>
                <w:noProof/>
                <w:webHidden/>
              </w:rPr>
              <w:fldChar w:fldCharType="separate"/>
            </w:r>
            <w:r>
              <w:rPr>
                <w:noProof/>
                <w:webHidden/>
              </w:rPr>
              <w:t>58</w:t>
            </w:r>
            <w:r>
              <w:rPr>
                <w:noProof/>
                <w:webHidden/>
              </w:rPr>
              <w:fldChar w:fldCharType="end"/>
            </w:r>
          </w:hyperlink>
        </w:p>
        <w:p w14:paraId="5A440E22" w14:textId="55D99261" w:rsidR="001F358C" w:rsidRDefault="001F358C">
          <w:pPr>
            <w:pStyle w:val="TOC3"/>
            <w:tabs>
              <w:tab w:val="right" w:leader="underscore" w:pos="9350"/>
            </w:tabs>
            <w:rPr>
              <w:noProof/>
              <w:kern w:val="2"/>
              <w:sz w:val="24"/>
              <w:szCs w:val="24"/>
              <w:lang/>
              <w14:ligatures w14:val="standardContextual"/>
            </w:rPr>
          </w:pPr>
          <w:hyperlink w:anchor="_Toc238561831" w:history="1">
            <w:r w:rsidRPr="00B36C37">
              <w:rPr>
                <w:rStyle w:val="Hyperlink"/>
                <w:rFonts w:ascii="Times New Roman" w:hAnsi="Times New Roman" w:cs="Times New Roman"/>
                <w:noProof/>
              </w:rPr>
              <w:t>TC10: Use Case Diagram Checking</w:t>
            </w:r>
            <w:r>
              <w:rPr>
                <w:noProof/>
                <w:webHidden/>
              </w:rPr>
              <w:tab/>
            </w:r>
            <w:r>
              <w:rPr>
                <w:noProof/>
                <w:webHidden/>
              </w:rPr>
              <w:fldChar w:fldCharType="begin"/>
            </w:r>
            <w:r>
              <w:rPr>
                <w:noProof/>
                <w:webHidden/>
              </w:rPr>
              <w:instrText xml:space="preserve"> PAGEREF _Toc238561831 \h </w:instrText>
            </w:r>
            <w:r>
              <w:rPr>
                <w:noProof/>
                <w:webHidden/>
              </w:rPr>
            </w:r>
            <w:r>
              <w:rPr>
                <w:noProof/>
                <w:webHidden/>
              </w:rPr>
              <w:fldChar w:fldCharType="separate"/>
            </w:r>
            <w:r>
              <w:rPr>
                <w:noProof/>
                <w:webHidden/>
              </w:rPr>
              <w:t>59</w:t>
            </w:r>
            <w:r>
              <w:rPr>
                <w:noProof/>
                <w:webHidden/>
              </w:rPr>
              <w:fldChar w:fldCharType="end"/>
            </w:r>
          </w:hyperlink>
        </w:p>
        <w:p w14:paraId="7FDF1380" w14:textId="7A809360" w:rsidR="001F358C" w:rsidRDefault="001F358C">
          <w:pPr>
            <w:pStyle w:val="TOC3"/>
            <w:tabs>
              <w:tab w:val="right" w:leader="underscore" w:pos="9350"/>
            </w:tabs>
            <w:rPr>
              <w:noProof/>
              <w:kern w:val="2"/>
              <w:sz w:val="24"/>
              <w:szCs w:val="24"/>
              <w:lang/>
              <w14:ligatures w14:val="standardContextual"/>
            </w:rPr>
          </w:pPr>
          <w:hyperlink w:anchor="_Toc238561832" w:history="1">
            <w:r w:rsidRPr="00B36C37">
              <w:rPr>
                <w:rStyle w:val="Hyperlink"/>
                <w:rFonts w:ascii="Times New Roman" w:hAnsi="Times New Roman" w:cs="Times New Roman"/>
                <w:noProof/>
              </w:rPr>
              <w:t>TC11: Use Case Description Checking</w:t>
            </w:r>
            <w:r>
              <w:rPr>
                <w:noProof/>
                <w:webHidden/>
              </w:rPr>
              <w:tab/>
            </w:r>
            <w:r>
              <w:rPr>
                <w:noProof/>
                <w:webHidden/>
              </w:rPr>
              <w:fldChar w:fldCharType="begin"/>
            </w:r>
            <w:r>
              <w:rPr>
                <w:noProof/>
                <w:webHidden/>
              </w:rPr>
              <w:instrText xml:space="preserve"> PAGEREF _Toc238561832 \h </w:instrText>
            </w:r>
            <w:r>
              <w:rPr>
                <w:noProof/>
                <w:webHidden/>
              </w:rPr>
            </w:r>
            <w:r>
              <w:rPr>
                <w:noProof/>
                <w:webHidden/>
              </w:rPr>
              <w:fldChar w:fldCharType="separate"/>
            </w:r>
            <w:r>
              <w:rPr>
                <w:noProof/>
                <w:webHidden/>
              </w:rPr>
              <w:t>59</w:t>
            </w:r>
            <w:r>
              <w:rPr>
                <w:noProof/>
                <w:webHidden/>
              </w:rPr>
              <w:fldChar w:fldCharType="end"/>
            </w:r>
          </w:hyperlink>
        </w:p>
        <w:p w14:paraId="2BFC1DF2" w14:textId="4C351E30" w:rsidR="001F358C" w:rsidRDefault="001F358C">
          <w:pPr>
            <w:pStyle w:val="TOC3"/>
            <w:tabs>
              <w:tab w:val="right" w:leader="underscore" w:pos="9350"/>
            </w:tabs>
            <w:rPr>
              <w:noProof/>
              <w:kern w:val="2"/>
              <w:sz w:val="24"/>
              <w:szCs w:val="24"/>
              <w:lang/>
              <w14:ligatures w14:val="standardContextual"/>
            </w:rPr>
          </w:pPr>
          <w:hyperlink w:anchor="_Toc238561833" w:history="1">
            <w:r w:rsidRPr="00B36C37">
              <w:rPr>
                <w:rStyle w:val="Hyperlink"/>
                <w:rFonts w:ascii="Times New Roman" w:hAnsi="Times New Roman" w:cs="Times New Roman"/>
                <w:noProof/>
              </w:rPr>
              <w:t>TC12: SSD Checking</w:t>
            </w:r>
            <w:r>
              <w:rPr>
                <w:noProof/>
                <w:webHidden/>
              </w:rPr>
              <w:tab/>
            </w:r>
            <w:r>
              <w:rPr>
                <w:noProof/>
                <w:webHidden/>
              </w:rPr>
              <w:fldChar w:fldCharType="begin"/>
            </w:r>
            <w:r>
              <w:rPr>
                <w:noProof/>
                <w:webHidden/>
              </w:rPr>
              <w:instrText xml:space="preserve"> PAGEREF _Toc238561833 \h </w:instrText>
            </w:r>
            <w:r>
              <w:rPr>
                <w:noProof/>
                <w:webHidden/>
              </w:rPr>
            </w:r>
            <w:r>
              <w:rPr>
                <w:noProof/>
                <w:webHidden/>
              </w:rPr>
              <w:fldChar w:fldCharType="separate"/>
            </w:r>
            <w:r>
              <w:rPr>
                <w:noProof/>
                <w:webHidden/>
              </w:rPr>
              <w:t>60</w:t>
            </w:r>
            <w:r>
              <w:rPr>
                <w:noProof/>
                <w:webHidden/>
              </w:rPr>
              <w:fldChar w:fldCharType="end"/>
            </w:r>
          </w:hyperlink>
        </w:p>
        <w:p w14:paraId="02159DEA" w14:textId="5BC78C59" w:rsidR="001F358C" w:rsidRDefault="001F358C">
          <w:pPr>
            <w:pStyle w:val="TOC3"/>
            <w:tabs>
              <w:tab w:val="right" w:leader="underscore" w:pos="9350"/>
            </w:tabs>
            <w:rPr>
              <w:noProof/>
              <w:kern w:val="2"/>
              <w:sz w:val="24"/>
              <w:szCs w:val="24"/>
              <w:lang/>
              <w14:ligatures w14:val="standardContextual"/>
            </w:rPr>
          </w:pPr>
          <w:hyperlink w:anchor="_Toc238561834" w:history="1">
            <w:r w:rsidRPr="00B36C37">
              <w:rPr>
                <w:rStyle w:val="Hyperlink"/>
                <w:rFonts w:ascii="Times New Roman" w:hAnsi="Times New Roman" w:cs="Times New Roman"/>
                <w:noProof/>
              </w:rPr>
              <w:t>TC13: Class Diagram Checking</w:t>
            </w:r>
            <w:r>
              <w:rPr>
                <w:noProof/>
                <w:webHidden/>
              </w:rPr>
              <w:tab/>
            </w:r>
            <w:r>
              <w:rPr>
                <w:noProof/>
                <w:webHidden/>
              </w:rPr>
              <w:fldChar w:fldCharType="begin"/>
            </w:r>
            <w:r>
              <w:rPr>
                <w:noProof/>
                <w:webHidden/>
              </w:rPr>
              <w:instrText xml:space="preserve"> PAGEREF _Toc238561834 \h </w:instrText>
            </w:r>
            <w:r>
              <w:rPr>
                <w:noProof/>
                <w:webHidden/>
              </w:rPr>
            </w:r>
            <w:r>
              <w:rPr>
                <w:noProof/>
                <w:webHidden/>
              </w:rPr>
              <w:fldChar w:fldCharType="separate"/>
            </w:r>
            <w:r>
              <w:rPr>
                <w:noProof/>
                <w:webHidden/>
              </w:rPr>
              <w:t>60</w:t>
            </w:r>
            <w:r>
              <w:rPr>
                <w:noProof/>
                <w:webHidden/>
              </w:rPr>
              <w:fldChar w:fldCharType="end"/>
            </w:r>
          </w:hyperlink>
        </w:p>
        <w:p w14:paraId="1257DB0C" w14:textId="304EFCA9" w:rsidR="001F358C" w:rsidRDefault="001F358C">
          <w:pPr>
            <w:pStyle w:val="TOC3"/>
            <w:tabs>
              <w:tab w:val="right" w:leader="underscore" w:pos="9350"/>
            </w:tabs>
            <w:rPr>
              <w:noProof/>
              <w:kern w:val="2"/>
              <w:sz w:val="24"/>
              <w:szCs w:val="24"/>
              <w:lang/>
              <w14:ligatures w14:val="standardContextual"/>
            </w:rPr>
          </w:pPr>
          <w:hyperlink w:anchor="_Toc238561835" w:history="1">
            <w:r w:rsidRPr="00B36C37">
              <w:rPr>
                <w:rStyle w:val="Hyperlink"/>
                <w:rFonts w:ascii="Times New Roman" w:hAnsi="Times New Roman" w:cs="Times New Roman"/>
                <w:noProof/>
              </w:rPr>
              <w:t>TC14: Sequence Diagram Checking</w:t>
            </w:r>
            <w:r>
              <w:rPr>
                <w:noProof/>
                <w:webHidden/>
              </w:rPr>
              <w:tab/>
            </w:r>
            <w:r>
              <w:rPr>
                <w:noProof/>
                <w:webHidden/>
              </w:rPr>
              <w:fldChar w:fldCharType="begin"/>
            </w:r>
            <w:r>
              <w:rPr>
                <w:noProof/>
                <w:webHidden/>
              </w:rPr>
              <w:instrText xml:space="preserve"> PAGEREF _Toc238561835 \h </w:instrText>
            </w:r>
            <w:r>
              <w:rPr>
                <w:noProof/>
                <w:webHidden/>
              </w:rPr>
            </w:r>
            <w:r>
              <w:rPr>
                <w:noProof/>
                <w:webHidden/>
              </w:rPr>
              <w:fldChar w:fldCharType="separate"/>
            </w:r>
            <w:r>
              <w:rPr>
                <w:noProof/>
                <w:webHidden/>
              </w:rPr>
              <w:t>60</w:t>
            </w:r>
            <w:r>
              <w:rPr>
                <w:noProof/>
                <w:webHidden/>
              </w:rPr>
              <w:fldChar w:fldCharType="end"/>
            </w:r>
          </w:hyperlink>
        </w:p>
        <w:p w14:paraId="4F7B2850" w14:textId="645328BC" w:rsidR="001F358C" w:rsidRDefault="001F358C">
          <w:pPr>
            <w:pStyle w:val="TOC3"/>
            <w:tabs>
              <w:tab w:val="right" w:leader="underscore" w:pos="9350"/>
            </w:tabs>
            <w:rPr>
              <w:noProof/>
              <w:kern w:val="2"/>
              <w:sz w:val="24"/>
              <w:szCs w:val="24"/>
              <w:lang/>
              <w14:ligatures w14:val="standardContextual"/>
            </w:rPr>
          </w:pPr>
          <w:hyperlink w:anchor="_Toc238561836" w:history="1">
            <w:r w:rsidRPr="00B36C37">
              <w:rPr>
                <w:rStyle w:val="Hyperlink"/>
                <w:rFonts w:ascii="Times New Roman" w:hAnsi="Times New Roman" w:cs="Times New Roman"/>
                <w:noProof/>
              </w:rPr>
              <w:t>TC15: Cross-Diagram Consistency Checking</w:t>
            </w:r>
            <w:r>
              <w:rPr>
                <w:noProof/>
                <w:webHidden/>
              </w:rPr>
              <w:tab/>
            </w:r>
            <w:r>
              <w:rPr>
                <w:noProof/>
                <w:webHidden/>
              </w:rPr>
              <w:fldChar w:fldCharType="begin"/>
            </w:r>
            <w:r>
              <w:rPr>
                <w:noProof/>
                <w:webHidden/>
              </w:rPr>
              <w:instrText xml:space="preserve"> PAGEREF _Toc238561836 \h </w:instrText>
            </w:r>
            <w:r>
              <w:rPr>
                <w:noProof/>
                <w:webHidden/>
              </w:rPr>
            </w:r>
            <w:r>
              <w:rPr>
                <w:noProof/>
                <w:webHidden/>
              </w:rPr>
              <w:fldChar w:fldCharType="separate"/>
            </w:r>
            <w:r>
              <w:rPr>
                <w:noProof/>
                <w:webHidden/>
              </w:rPr>
              <w:t>61</w:t>
            </w:r>
            <w:r>
              <w:rPr>
                <w:noProof/>
                <w:webHidden/>
              </w:rPr>
              <w:fldChar w:fldCharType="end"/>
            </w:r>
          </w:hyperlink>
        </w:p>
        <w:p w14:paraId="42C66472" w14:textId="14C06315" w:rsidR="001F358C" w:rsidRDefault="001F358C">
          <w:pPr>
            <w:pStyle w:val="TOC3"/>
            <w:tabs>
              <w:tab w:val="right" w:leader="underscore" w:pos="9350"/>
            </w:tabs>
            <w:rPr>
              <w:noProof/>
              <w:kern w:val="2"/>
              <w:sz w:val="24"/>
              <w:szCs w:val="24"/>
              <w:lang/>
              <w14:ligatures w14:val="standardContextual"/>
            </w:rPr>
          </w:pPr>
          <w:hyperlink w:anchor="_Toc238561837" w:history="1">
            <w:r w:rsidRPr="00B36C37">
              <w:rPr>
                <w:rStyle w:val="Hyperlink"/>
                <w:rFonts w:ascii="Times New Roman" w:hAnsi="Times New Roman" w:cs="Times New Roman"/>
                <w:noProof/>
              </w:rPr>
              <w:t>TC16: Checking Rule Dependency Handling</w:t>
            </w:r>
            <w:r>
              <w:rPr>
                <w:noProof/>
                <w:webHidden/>
              </w:rPr>
              <w:tab/>
            </w:r>
            <w:r>
              <w:rPr>
                <w:noProof/>
                <w:webHidden/>
              </w:rPr>
              <w:fldChar w:fldCharType="begin"/>
            </w:r>
            <w:r>
              <w:rPr>
                <w:noProof/>
                <w:webHidden/>
              </w:rPr>
              <w:instrText xml:space="preserve"> PAGEREF _Toc238561837 \h </w:instrText>
            </w:r>
            <w:r>
              <w:rPr>
                <w:noProof/>
                <w:webHidden/>
              </w:rPr>
            </w:r>
            <w:r>
              <w:rPr>
                <w:noProof/>
                <w:webHidden/>
              </w:rPr>
              <w:fldChar w:fldCharType="separate"/>
            </w:r>
            <w:r>
              <w:rPr>
                <w:noProof/>
                <w:webHidden/>
              </w:rPr>
              <w:t>61</w:t>
            </w:r>
            <w:r>
              <w:rPr>
                <w:noProof/>
                <w:webHidden/>
              </w:rPr>
              <w:fldChar w:fldCharType="end"/>
            </w:r>
          </w:hyperlink>
        </w:p>
        <w:p w14:paraId="50084C05" w14:textId="7EFBE1A3" w:rsidR="001F358C" w:rsidRDefault="001F358C">
          <w:pPr>
            <w:pStyle w:val="TOC3"/>
            <w:tabs>
              <w:tab w:val="right" w:leader="underscore" w:pos="9350"/>
            </w:tabs>
            <w:rPr>
              <w:noProof/>
              <w:kern w:val="2"/>
              <w:sz w:val="24"/>
              <w:szCs w:val="24"/>
              <w:lang/>
              <w14:ligatures w14:val="standardContextual"/>
            </w:rPr>
          </w:pPr>
          <w:hyperlink w:anchor="_Toc238561838" w:history="1">
            <w:r w:rsidRPr="00B36C37">
              <w:rPr>
                <w:rStyle w:val="Hyperlink"/>
                <w:rFonts w:ascii="Times New Roman" w:hAnsi="Times New Roman" w:cs="Times New Roman"/>
                <w:noProof/>
              </w:rPr>
              <w:t>TC17: Tutorial Validation</w:t>
            </w:r>
            <w:r>
              <w:rPr>
                <w:noProof/>
                <w:webHidden/>
              </w:rPr>
              <w:tab/>
            </w:r>
            <w:r>
              <w:rPr>
                <w:noProof/>
                <w:webHidden/>
              </w:rPr>
              <w:fldChar w:fldCharType="begin"/>
            </w:r>
            <w:r>
              <w:rPr>
                <w:noProof/>
                <w:webHidden/>
              </w:rPr>
              <w:instrText xml:space="preserve"> PAGEREF _Toc238561838 \h </w:instrText>
            </w:r>
            <w:r>
              <w:rPr>
                <w:noProof/>
                <w:webHidden/>
              </w:rPr>
            </w:r>
            <w:r>
              <w:rPr>
                <w:noProof/>
                <w:webHidden/>
              </w:rPr>
              <w:fldChar w:fldCharType="separate"/>
            </w:r>
            <w:r>
              <w:rPr>
                <w:noProof/>
                <w:webHidden/>
              </w:rPr>
              <w:t>62</w:t>
            </w:r>
            <w:r>
              <w:rPr>
                <w:noProof/>
                <w:webHidden/>
              </w:rPr>
              <w:fldChar w:fldCharType="end"/>
            </w:r>
          </w:hyperlink>
        </w:p>
        <w:p w14:paraId="69593727" w14:textId="0B4E98DE" w:rsidR="001F358C" w:rsidRDefault="001F358C">
          <w:pPr>
            <w:pStyle w:val="TOC3"/>
            <w:tabs>
              <w:tab w:val="right" w:leader="underscore" w:pos="9350"/>
            </w:tabs>
            <w:rPr>
              <w:noProof/>
              <w:kern w:val="2"/>
              <w:sz w:val="24"/>
              <w:szCs w:val="24"/>
              <w:lang/>
              <w14:ligatures w14:val="standardContextual"/>
            </w:rPr>
          </w:pPr>
          <w:hyperlink w:anchor="_Toc238561839" w:history="1">
            <w:r w:rsidRPr="00B36C37">
              <w:rPr>
                <w:rStyle w:val="Hyperlink"/>
                <w:rFonts w:ascii="Times New Roman" w:hAnsi="Times New Roman" w:cs="Times New Roman"/>
                <w:noProof/>
              </w:rPr>
              <w:t>TC18: Assignment Submission</w:t>
            </w:r>
            <w:r>
              <w:rPr>
                <w:noProof/>
                <w:webHidden/>
              </w:rPr>
              <w:tab/>
            </w:r>
            <w:r>
              <w:rPr>
                <w:noProof/>
                <w:webHidden/>
              </w:rPr>
              <w:fldChar w:fldCharType="begin"/>
            </w:r>
            <w:r>
              <w:rPr>
                <w:noProof/>
                <w:webHidden/>
              </w:rPr>
              <w:instrText xml:space="preserve"> PAGEREF _Toc238561839 \h </w:instrText>
            </w:r>
            <w:r>
              <w:rPr>
                <w:noProof/>
                <w:webHidden/>
              </w:rPr>
            </w:r>
            <w:r>
              <w:rPr>
                <w:noProof/>
                <w:webHidden/>
              </w:rPr>
              <w:fldChar w:fldCharType="separate"/>
            </w:r>
            <w:r>
              <w:rPr>
                <w:noProof/>
                <w:webHidden/>
              </w:rPr>
              <w:t>62</w:t>
            </w:r>
            <w:r>
              <w:rPr>
                <w:noProof/>
                <w:webHidden/>
              </w:rPr>
              <w:fldChar w:fldCharType="end"/>
            </w:r>
          </w:hyperlink>
        </w:p>
        <w:p w14:paraId="1EA5BD1E" w14:textId="1F760B49" w:rsidR="001F358C" w:rsidRDefault="001F358C">
          <w:pPr>
            <w:pStyle w:val="TOC3"/>
            <w:tabs>
              <w:tab w:val="right" w:leader="underscore" w:pos="9350"/>
            </w:tabs>
            <w:rPr>
              <w:noProof/>
              <w:kern w:val="2"/>
              <w:sz w:val="24"/>
              <w:szCs w:val="24"/>
              <w:lang/>
              <w14:ligatures w14:val="standardContextual"/>
            </w:rPr>
          </w:pPr>
          <w:hyperlink w:anchor="_Toc238561840" w:history="1">
            <w:r w:rsidRPr="00B36C37">
              <w:rPr>
                <w:rStyle w:val="Hyperlink"/>
                <w:rFonts w:ascii="Times New Roman" w:hAnsi="Times New Roman" w:cs="Times New Roman"/>
                <w:noProof/>
              </w:rPr>
              <w:t>TC19: Teacher Review and Evaluation</w:t>
            </w:r>
            <w:r>
              <w:rPr>
                <w:noProof/>
                <w:webHidden/>
              </w:rPr>
              <w:tab/>
            </w:r>
            <w:r>
              <w:rPr>
                <w:noProof/>
                <w:webHidden/>
              </w:rPr>
              <w:fldChar w:fldCharType="begin"/>
            </w:r>
            <w:r>
              <w:rPr>
                <w:noProof/>
                <w:webHidden/>
              </w:rPr>
              <w:instrText xml:space="preserve"> PAGEREF _Toc238561840 \h </w:instrText>
            </w:r>
            <w:r>
              <w:rPr>
                <w:noProof/>
                <w:webHidden/>
              </w:rPr>
            </w:r>
            <w:r>
              <w:rPr>
                <w:noProof/>
                <w:webHidden/>
              </w:rPr>
              <w:fldChar w:fldCharType="separate"/>
            </w:r>
            <w:r>
              <w:rPr>
                <w:noProof/>
                <w:webHidden/>
              </w:rPr>
              <w:t>63</w:t>
            </w:r>
            <w:r>
              <w:rPr>
                <w:noProof/>
                <w:webHidden/>
              </w:rPr>
              <w:fldChar w:fldCharType="end"/>
            </w:r>
          </w:hyperlink>
        </w:p>
        <w:p w14:paraId="5754FB98" w14:textId="0804918E" w:rsidR="001F358C" w:rsidRDefault="001F358C">
          <w:pPr>
            <w:pStyle w:val="TOC3"/>
            <w:tabs>
              <w:tab w:val="right" w:leader="underscore" w:pos="9350"/>
            </w:tabs>
            <w:rPr>
              <w:noProof/>
              <w:kern w:val="2"/>
              <w:sz w:val="24"/>
              <w:szCs w:val="24"/>
              <w:lang/>
              <w14:ligatures w14:val="standardContextual"/>
            </w:rPr>
          </w:pPr>
          <w:hyperlink w:anchor="_Toc238561841" w:history="1">
            <w:r w:rsidRPr="00B36C37">
              <w:rPr>
                <w:rStyle w:val="Hyperlink"/>
                <w:rFonts w:ascii="Times New Roman" w:hAnsi="Times New Roman" w:cs="Times New Roman"/>
                <w:noProof/>
              </w:rPr>
              <w:t>TC20: Notification</w:t>
            </w:r>
            <w:r>
              <w:rPr>
                <w:noProof/>
                <w:webHidden/>
              </w:rPr>
              <w:tab/>
            </w:r>
            <w:r>
              <w:rPr>
                <w:noProof/>
                <w:webHidden/>
              </w:rPr>
              <w:fldChar w:fldCharType="begin"/>
            </w:r>
            <w:r>
              <w:rPr>
                <w:noProof/>
                <w:webHidden/>
              </w:rPr>
              <w:instrText xml:space="preserve"> PAGEREF _Toc238561841 \h </w:instrText>
            </w:r>
            <w:r>
              <w:rPr>
                <w:noProof/>
                <w:webHidden/>
              </w:rPr>
            </w:r>
            <w:r>
              <w:rPr>
                <w:noProof/>
                <w:webHidden/>
              </w:rPr>
              <w:fldChar w:fldCharType="separate"/>
            </w:r>
            <w:r>
              <w:rPr>
                <w:noProof/>
                <w:webHidden/>
              </w:rPr>
              <w:t>63</w:t>
            </w:r>
            <w:r>
              <w:rPr>
                <w:noProof/>
                <w:webHidden/>
              </w:rPr>
              <w:fldChar w:fldCharType="end"/>
            </w:r>
          </w:hyperlink>
        </w:p>
        <w:p w14:paraId="7244CBEF" w14:textId="5E1DBF06" w:rsidR="001F358C" w:rsidRDefault="001F358C">
          <w:pPr>
            <w:pStyle w:val="TOC3"/>
            <w:tabs>
              <w:tab w:val="right" w:leader="underscore" w:pos="9350"/>
            </w:tabs>
            <w:rPr>
              <w:noProof/>
              <w:kern w:val="2"/>
              <w:sz w:val="24"/>
              <w:szCs w:val="24"/>
              <w:lang/>
              <w14:ligatures w14:val="standardContextual"/>
            </w:rPr>
          </w:pPr>
          <w:hyperlink w:anchor="_Toc238561842" w:history="1">
            <w:r w:rsidRPr="00B36C37">
              <w:rPr>
                <w:rStyle w:val="Hyperlink"/>
                <w:rFonts w:ascii="Times New Roman" w:hAnsi="Times New Roman" w:cs="Times New Roman"/>
                <w:noProof/>
              </w:rPr>
              <w:t>TC21: Unauthorized API Access</w:t>
            </w:r>
            <w:r>
              <w:rPr>
                <w:noProof/>
                <w:webHidden/>
              </w:rPr>
              <w:tab/>
            </w:r>
            <w:r>
              <w:rPr>
                <w:noProof/>
                <w:webHidden/>
              </w:rPr>
              <w:fldChar w:fldCharType="begin"/>
            </w:r>
            <w:r>
              <w:rPr>
                <w:noProof/>
                <w:webHidden/>
              </w:rPr>
              <w:instrText xml:space="preserve"> PAGEREF _Toc238561842 \h </w:instrText>
            </w:r>
            <w:r>
              <w:rPr>
                <w:noProof/>
                <w:webHidden/>
              </w:rPr>
            </w:r>
            <w:r>
              <w:rPr>
                <w:noProof/>
                <w:webHidden/>
              </w:rPr>
              <w:fldChar w:fldCharType="separate"/>
            </w:r>
            <w:r>
              <w:rPr>
                <w:noProof/>
                <w:webHidden/>
              </w:rPr>
              <w:t>64</w:t>
            </w:r>
            <w:r>
              <w:rPr>
                <w:noProof/>
                <w:webHidden/>
              </w:rPr>
              <w:fldChar w:fldCharType="end"/>
            </w:r>
          </w:hyperlink>
        </w:p>
        <w:p w14:paraId="5450883C" w14:textId="560FA6CE" w:rsidR="001F358C" w:rsidRDefault="001F358C">
          <w:pPr>
            <w:pStyle w:val="TOC3"/>
            <w:tabs>
              <w:tab w:val="right" w:leader="underscore" w:pos="9350"/>
            </w:tabs>
            <w:rPr>
              <w:noProof/>
              <w:kern w:val="2"/>
              <w:sz w:val="24"/>
              <w:szCs w:val="24"/>
              <w:lang/>
              <w14:ligatures w14:val="standardContextual"/>
            </w:rPr>
          </w:pPr>
          <w:hyperlink w:anchor="_Toc238561843" w:history="1">
            <w:r w:rsidRPr="00B36C37">
              <w:rPr>
                <w:rStyle w:val="Hyperlink"/>
                <w:rFonts w:ascii="Times New Roman" w:hAnsi="Times New Roman" w:cs="Times New Roman"/>
                <w:noProof/>
              </w:rPr>
              <w:t>TC22: Database Save and Retrieval</w:t>
            </w:r>
            <w:r>
              <w:rPr>
                <w:noProof/>
                <w:webHidden/>
              </w:rPr>
              <w:tab/>
            </w:r>
            <w:r>
              <w:rPr>
                <w:noProof/>
                <w:webHidden/>
              </w:rPr>
              <w:fldChar w:fldCharType="begin"/>
            </w:r>
            <w:r>
              <w:rPr>
                <w:noProof/>
                <w:webHidden/>
              </w:rPr>
              <w:instrText xml:space="preserve"> PAGEREF _Toc238561843 \h </w:instrText>
            </w:r>
            <w:r>
              <w:rPr>
                <w:noProof/>
                <w:webHidden/>
              </w:rPr>
            </w:r>
            <w:r>
              <w:rPr>
                <w:noProof/>
                <w:webHidden/>
              </w:rPr>
              <w:fldChar w:fldCharType="separate"/>
            </w:r>
            <w:r>
              <w:rPr>
                <w:noProof/>
                <w:webHidden/>
              </w:rPr>
              <w:t>64</w:t>
            </w:r>
            <w:r>
              <w:rPr>
                <w:noProof/>
                <w:webHidden/>
              </w:rPr>
              <w:fldChar w:fldCharType="end"/>
            </w:r>
          </w:hyperlink>
        </w:p>
        <w:p w14:paraId="30873BBE" w14:textId="7496E555" w:rsidR="001F358C" w:rsidRDefault="001F358C">
          <w:pPr>
            <w:pStyle w:val="TOC3"/>
            <w:tabs>
              <w:tab w:val="right" w:leader="underscore" w:pos="9350"/>
            </w:tabs>
            <w:rPr>
              <w:noProof/>
              <w:kern w:val="2"/>
              <w:sz w:val="24"/>
              <w:szCs w:val="24"/>
              <w:lang/>
              <w14:ligatures w14:val="standardContextual"/>
            </w:rPr>
          </w:pPr>
          <w:hyperlink w:anchor="_Toc238561844" w:history="1">
            <w:r w:rsidRPr="00B36C37">
              <w:rPr>
                <w:rStyle w:val="Hyperlink"/>
                <w:rFonts w:ascii="Times New Roman" w:hAnsi="Times New Roman" w:cs="Times New Roman"/>
                <w:noProof/>
              </w:rPr>
              <w:t>TC23: Report Generation</w:t>
            </w:r>
            <w:r>
              <w:rPr>
                <w:noProof/>
                <w:webHidden/>
              </w:rPr>
              <w:tab/>
            </w:r>
            <w:r>
              <w:rPr>
                <w:noProof/>
                <w:webHidden/>
              </w:rPr>
              <w:fldChar w:fldCharType="begin"/>
            </w:r>
            <w:r>
              <w:rPr>
                <w:noProof/>
                <w:webHidden/>
              </w:rPr>
              <w:instrText xml:space="preserve"> PAGEREF _Toc238561844 \h </w:instrText>
            </w:r>
            <w:r>
              <w:rPr>
                <w:noProof/>
                <w:webHidden/>
              </w:rPr>
            </w:r>
            <w:r>
              <w:rPr>
                <w:noProof/>
                <w:webHidden/>
              </w:rPr>
              <w:fldChar w:fldCharType="separate"/>
            </w:r>
            <w:r>
              <w:rPr>
                <w:noProof/>
                <w:webHidden/>
              </w:rPr>
              <w:t>65</w:t>
            </w:r>
            <w:r>
              <w:rPr>
                <w:noProof/>
                <w:webHidden/>
              </w:rPr>
              <w:fldChar w:fldCharType="end"/>
            </w:r>
          </w:hyperlink>
        </w:p>
        <w:p w14:paraId="4F0BA89C" w14:textId="0EC9726C" w:rsidR="001F358C" w:rsidRDefault="001F358C">
          <w:pPr>
            <w:pStyle w:val="TOC1"/>
            <w:tabs>
              <w:tab w:val="right" w:leader="underscore" w:pos="9350"/>
            </w:tabs>
            <w:rPr>
              <w:noProof/>
              <w:kern w:val="2"/>
              <w:sz w:val="24"/>
              <w:szCs w:val="24"/>
              <w:lang/>
              <w14:ligatures w14:val="standardContextual"/>
            </w:rPr>
          </w:pPr>
          <w:hyperlink w:anchor="_Toc238561845" w:history="1">
            <w:r w:rsidRPr="00B36C37">
              <w:rPr>
                <w:rStyle w:val="Hyperlink"/>
                <w:rFonts w:ascii="Times New Roman" w:hAnsi="Times New Roman" w:cs="Times New Roman"/>
                <w:noProof/>
              </w:rPr>
              <w:t>5.9 Test Execution, Logs, and Incident Reporting</w:t>
            </w:r>
            <w:r>
              <w:rPr>
                <w:noProof/>
                <w:webHidden/>
              </w:rPr>
              <w:tab/>
            </w:r>
            <w:r>
              <w:rPr>
                <w:noProof/>
                <w:webHidden/>
              </w:rPr>
              <w:fldChar w:fldCharType="begin"/>
            </w:r>
            <w:r>
              <w:rPr>
                <w:noProof/>
                <w:webHidden/>
              </w:rPr>
              <w:instrText xml:space="preserve"> PAGEREF _Toc238561845 \h </w:instrText>
            </w:r>
            <w:r>
              <w:rPr>
                <w:noProof/>
                <w:webHidden/>
              </w:rPr>
            </w:r>
            <w:r>
              <w:rPr>
                <w:noProof/>
                <w:webHidden/>
              </w:rPr>
              <w:fldChar w:fldCharType="separate"/>
            </w:r>
            <w:r>
              <w:rPr>
                <w:noProof/>
                <w:webHidden/>
              </w:rPr>
              <w:t>65</w:t>
            </w:r>
            <w:r>
              <w:rPr>
                <w:noProof/>
                <w:webHidden/>
              </w:rPr>
              <w:fldChar w:fldCharType="end"/>
            </w:r>
          </w:hyperlink>
        </w:p>
        <w:p w14:paraId="0D50588B" w14:textId="207B5FD2" w:rsidR="001F358C" w:rsidRDefault="001F358C">
          <w:pPr>
            <w:pStyle w:val="TOC1"/>
            <w:tabs>
              <w:tab w:val="right" w:leader="underscore" w:pos="9350"/>
            </w:tabs>
            <w:rPr>
              <w:noProof/>
              <w:kern w:val="2"/>
              <w:sz w:val="24"/>
              <w:szCs w:val="24"/>
              <w:lang/>
              <w14:ligatures w14:val="standardContextual"/>
            </w:rPr>
          </w:pPr>
          <w:hyperlink w:anchor="_Toc238561846" w:history="1">
            <w:r w:rsidRPr="00B36C37">
              <w:rPr>
                <w:rStyle w:val="Hyperlink"/>
                <w:rFonts w:ascii="Times New Roman" w:hAnsi="Times New Roman" w:cs="Times New Roman"/>
                <w:noProof/>
              </w:rPr>
              <w:t>5.10 Checking Engine Test Coverage</w:t>
            </w:r>
            <w:r>
              <w:rPr>
                <w:noProof/>
                <w:webHidden/>
              </w:rPr>
              <w:tab/>
            </w:r>
            <w:r>
              <w:rPr>
                <w:noProof/>
                <w:webHidden/>
              </w:rPr>
              <w:fldChar w:fldCharType="begin"/>
            </w:r>
            <w:r>
              <w:rPr>
                <w:noProof/>
                <w:webHidden/>
              </w:rPr>
              <w:instrText xml:space="preserve"> PAGEREF _Toc238561846 \h </w:instrText>
            </w:r>
            <w:r>
              <w:rPr>
                <w:noProof/>
                <w:webHidden/>
              </w:rPr>
            </w:r>
            <w:r>
              <w:rPr>
                <w:noProof/>
                <w:webHidden/>
              </w:rPr>
              <w:fldChar w:fldCharType="separate"/>
            </w:r>
            <w:r>
              <w:rPr>
                <w:noProof/>
                <w:webHidden/>
              </w:rPr>
              <w:t>65</w:t>
            </w:r>
            <w:r>
              <w:rPr>
                <w:noProof/>
                <w:webHidden/>
              </w:rPr>
              <w:fldChar w:fldCharType="end"/>
            </w:r>
          </w:hyperlink>
        </w:p>
        <w:p w14:paraId="5E61873D" w14:textId="7F78C84B" w:rsidR="001F358C" w:rsidRDefault="001F358C">
          <w:pPr>
            <w:pStyle w:val="TOC1"/>
            <w:tabs>
              <w:tab w:val="right" w:leader="underscore" w:pos="9350"/>
            </w:tabs>
            <w:rPr>
              <w:noProof/>
              <w:kern w:val="2"/>
              <w:sz w:val="24"/>
              <w:szCs w:val="24"/>
              <w:lang/>
              <w14:ligatures w14:val="standardContextual"/>
            </w:rPr>
          </w:pPr>
          <w:hyperlink w:anchor="_Toc238561847" w:history="1">
            <w:r w:rsidRPr="00B36C37">
              <w:rPr>
                <w:rStyle w:val="Hyperlink"/>
                <w:rFonts w:ascii="Times New Roman" w:hAnsi="Times New Roman" w:cs="Times New Roman"/>
                <w:noProof/>
              </w:rPr>
              <w:t>5.11 Regression Testing and Test Environment</w:t>
            </w:r>
            <w:r>
              <w:rPr>
                <w:noProof/>
                <w:webHidden/>
              </w:rPr>
              <w:tab/>
            </w:r>
            <w:r>
              <w:rPr>
                <w:noProof/>
                <w:webHidden/>
              </w:rPr>
              <w:fldChar w:fldCharType="begin"/>
            </w:r>
            <w:r>
              <w:rPr>
                <w:noProof/>
                <w:webHidden/>
              </w:rPr>
              <w:instrText xml:space="preserve"> PAGEREF _Toc238561847 \h </w:instrText>
            </w:r>
            <w:r>
              <w:rPr>
                <w:noProof/>
                <w:webHidden/>
              </w:rPr>
            </w:r>
            <w:r>
              <w:rPr>
                <w:noProof/>
                <w:webHidden/>
              </w:rPr>
              <w:fldChar w:fldCharType="separate"/>
            </w:r>
            <w:r>
              <w:rPr>
                <w:noProof/>
                <w:webHidden/>
              </w:rPr>
              <w:t>66</w:t>
            </w:r>
            <w:r>
              <w:rPr>
                <w:noProof/>
                <w:webHidden/>
              </w:rPr>
              <w:fldChar w:fldCharType="end"/>
            </w:r>
          </w:hyperlink>
        </w:p>
        <w:p w14:paraId="5E8E1895" w14:textId="0671535A" w:rsidR="001F358C" w:rsidRDefault="001F358C">
          <w:pPr>
            <w:pStyle w:val="TOC1"/>
            <w:tabs>
              <w:tab w:val="right" w:leader="underscore" w:pos="9350"/>
            </w:tabs>
            <w:rPr>
              <w:noProof/>
              <w:kern w:val="2"/>
              <w:sz w:val="24"/>
              <w:szCs w:val="24"/>
              <w:lang/>
              <w14:ligatures w14:val="standardContextual"/>
            </w:rPr>
          </w:pPr>
          <w:hyperlink w:anchor="_Toc238561848" w:history="1">
            <w:r w:rsidRPr="00B36C37">
              <w:rPr>
                <w:rStyle w:val="Hyperlink"/>
                <w:rFonts w:ascii="Times New Roman" w:hAnsi="Times New Roman" w:cs="Times New Roman"/>
                <w:noProof/>
              </w:rPr>
              <w:t>5.12 Summary</w:t>
            </w:r>
            <w:r>
              <w:rPr>
                <w:noProof/>
                <w:webHidden/>
              </w:rPr>
              <w:tab/>
            </w:r>
            <w:r>
              <w:rPr>
                <w:noProof/>
                <w:webHidden/>
              </w:rPr>
              <w:fldChar w:fldCharType="begin"/>
            </w:r>
            <w:r>
              <w:rPr>
                <w:noProof/>
                <w:webHidden/>
              </w:rPr>
              <w:instrText xml:space="preserve"> PAGEREF _Toc238561848 \h </w:instrText>
            </w:r>
            <w:r>
              <w:rPr>
                <w:noProof/>
                <w:webHidden/>
              </w:rPr>
            </w:r>
            <w:r>
              <w:rPr>
                <w:noProof/>
                <w:webHidden/>
              </w:rPr>
              <w:fldChar w:fldCharType="separate"/>
            </w:r>
            <w:r>
              <w:rPr>
                <w:noProof/>
                <w:webHidden/>
              </w:rPr>
              <w:t>66</w:t>
            </w:r>
            <w:r>
              <w:rPr>
                <w:noProof/>
                <w:webHidden/>
              </w:rPr>
              <w:fldChar w:fldCharType="end"/>
            </w:r>
          </w:hyperlink>
        </w:p>
        <w:p w14:paraId="0C51FBC7" w14:textId="7D00A444" w:rsidR="001F358C" w:rsidRDefault="001F358C">
          <w:pPr>
            <w:pStyle w:val="TOC1"/>
            <w:tabs>
              <w:tab w:val="right" w:leader="underscore" w:pos="9350"/>
            </w:tabs>
            <w:rPr>
              <w:noProof/>
              <w:kern w:val="2"/>
              <w:sz w:val="24"/>
              <w:szCs w:val="24"/>
              <w:lang/>
              <w14:ligatures w14:val="standardContextual"/>
            </w:rPr>
          </w:pPr>
          <w:hyperlink w:anchor="_Toc238561849" w:history="1">
            <w:r w:rsidRPr="00B36C37">
              <w:rPr>
                <w:rStyle w:val="Hyperlink"/>
                <w:rFonts w:ascii="Times New Roman" w:hAnsi="Times New Roman" w:cs="Times New Roman"/>
                <w:b/>
                <w:noProof/>
              </w:rPr>
              <w:t>CHAPTER 6</w:t>
            </w:r>
            <w:r>
              <w:rPr>
                <w:noProof/>
                <w:webHidden/>
              </w:rPr>
              <w:tab/>
            </w:r>
            <w:r>
              <w:rPr>
                <w:noProof/>
                <w:webHidden/>
              </w:rPr>
              <w:fldChar w:fldCharType="begin"/>
            </w:r>
            <w:r>
              <w:rPr>
                <w:noProof/>
                <w:webHidden/>
              </w:rPr>
              <w:instrText xml:space="preserve"> PAGEREF _Toc238561849 \h </w:instrText>
            </w:r>
            <w:r>
              <w:rPr>
                <w:noProof/>
                <w:webHidden/>
              </w:rPr>
            </w:r>
            <w:r>
              <w:rPr>
                <w:noProof/>
                <w:webHidden/>
              </w:rPr>
              <w:fldChar w:fldCharType="separate"/>
            </w:r>
            <w:r>
              <w:rPr>
                <w:noProof/>
                <w:webHidden/>
              </w:rPr>
              <w:t>67</w:t>
            </w:r>
            <w:r>
              <w:rPr>
                <w:noProof/>
                <w:webHidden/>
              </w:rPr>
              <w:fldChar w:fldCharType="end"/>
            </w:r>
          </w:hyperlink>
        </w:p>
        <w:p w14:paraId="4034A722" w14:textId="5C654011" w:rsidR="001F358C" w:rsidRDefault="001F358C">
          <w:pPr>
            <w:pStyle w:val="TOC1"/>
            <w:tabs>
              <w:tab w:val="right" w:leader="underscore" w:pos="9350"/>
            </w:tabs>
            <w:rPr>
              <w:noProof/>
              <w:kern w:val="2"/>
              <w:sz w:val="24"/>
              <w:szCs w:val="24"/>
              <w:lang/>
              <w14:ligatures w14:val="standardContextual"/>
            </w:rPr>
          </w:pPr>
          <w:hyperlink w:anchor="_Toc238561850" w:history="1">
            <w:r w:rsidRPr="00B36C37">
              <w:rPr>
                <w:rStyle w:val="Hyperlink"/>
                <w:rFonts w:ascii="Times New Roman" w:hAnsi="Times New Roman" w:cs="Times New Roman"/>
                <w:b/>
                <w:noProof/>
              </w:rPr>
              <w:t>CONCLUSION AND FUTURE WORK</w:t>
            </w:r>
            <w:r>
              <w:rPr>
                <w:noProof/>
                <w:webHidden/>
              </w:rPr>
              <w:tab/>
            </w:r>
            <w:r>
              <w:rPr>
                <w:noProof/>
                <w:webHidden/>
              </w:rPr>
              <w:fldChar w:fldCharType="begin"/>
            </w:r>
            <w:r>
              <w:rPr>
                <w:noProof/>
                <w:webHidden/>
              </w:rPr>
              <w:instrText xml:space="preserve"> PAGEREF _Toc238561850 \h </w:instrText>
            </w:r>
            <w:r>
              <w:rPr>
                <w:noProof/>
                <w:webHidden/>
              </w:rPr>
            </w:r>
            <w:r>
              <w:rPr>
                <w:noProof/>
                <w:webHidden/>
              </w:rPr>
              <w:fldChar w:fldCharType="separate"/>
            </w:r>
            <w:r>
              <w:rPr>
                <w:noProof/>
                <w:webHidden/>
              </w:rPr>
              <w:t>67</w:t>
            </w:r>
            <w:r>
              <w:rPr>
                <w:noProof/>
                <w:webHidden/>
              </w:rPr>
              <w:fldChar w:fldCharType="end"/>
            </w:r>
          </w:hyperlink>
        </w:p>
        <w:p w14:paraId="3EFC92C7" w14:textId="4696C175" w:rsidR="001F358C" w:rsidRDefault="001F358C">
          <w:pPr>
            <w:pStyle w:val="TOC1"/>
            <w:tabs>
              <w:tab w:val="right" w:leader="underscore" w:pos="9350"/>
            </w:tabs>
            <w:rPr>
              <w:noProof/>
              <w:kern w:val="2"/>
              <w:sz w:val="24"/>
              <w:szCs w:val="24"/>
              <w:lang/>
              <w14:ligatures w14:val="standardContextual"/>
            </w:rPr>
          </w:pPr>
          <w:hyperlink w:anchor="_Toc238561851" w:history="1">
            <w:r w:rsidRPr="00B36C37">
              <w:rPr>
                <w:rStyle w:val="Hyperlink"/>
                <w:rFonts w:ascii="Times New Roman" w:hAnsi="Times New Roman" w:cs="Times New Roman"/>
                <w:noProof/>
              </w:rPr>
              <w:t>6.1 Conclusion</w:t>
            </w:r>
            <w:r>
              <w:rPr>
                <w:noProof/>
                <w:webHidden/>
              </w:rPr>
              <w:tab/>
            </w:r>
            <w:r>
              <w:rPr>
                <w:noProof/>
                <w:webHidden/>
              </w:rPr>
              <w:fldChar w:fldCharType="begin"/>
            </w:r>
            <w:r>
              <w:rPr>
                <w:noProof/>
                <w:webHidden/>
              </w:rPr>
              <w:instrText xml:space="preserve"> PAGEREF _Toc238561851 \h </w:instrText>
            </w:r>
            <w:r>
              <w:rPr>
                <w:noProof/>
                <w:webHidden/>
              </w:rPr>
            </w:r>
            <w:r>
              <w:rPr>
                <w:noProof/>
                <w:webHidden/>
              </w:rPr>
              <w:fldChar w:fldCharType="separate"/>
            </w:r>
            <w:r>
              <w:rPr>
                <w:noProof/>
                <w:webHidden/>
              </w:rPr>
              <w:t>68</w:t>
            </w:r>
            <w:r>
              <w:rPr>
                <w:noProof/>
                <w:webHidden/>
              </w:rPr>
              <w:fldChar w:fldCharType="end"/>
            </w:r>
          </w:hyperlink>
        </w:p>
        <w:p w14:paraId="7A97A472" w14:textId="316FEEC9" w:rsidR="001F358C" w:rsidRDefault="001F358C">
          <w:pPr>
            <w:pStyle w:val="TOC1"/>
            <w:tabs>
              <w:tab w:val="right" w:leader="underscore" w:pos="9350"/>
            </w:tabs>
            <w:rPr>
              <w:noProof/>
              <w:kern w:val="2"/>
              <w:sz w:val="24"/>
              <w:szCs w:val="24"/>
              <w:lang/>
              <w14:ligatures w14:val="standardContextual"/>
            </w:rPr>
          </w:pPr>
          <w:hyperlink w:anchor="_Toc238561852" w:history="1">
            <w:r w:rsidRPr="00B36C37">
              <w:rPr>
                <w:rStyle w:val="Hyperlink"/>
                <w:rFonts w:ascii="Times New Roman" w:hAnsi="Times New Roman" w:cs="Times New Roman"/>
                <w:noProof/>
              </w:rPr>
              <w:t>6.2 Main Contributions</w:t>
            </w:r>
            <w:r>
              <w:rPr>
                <w:noProof/>
                <w:webHidden/>
              </w:rPr>
              <w:tab/>
            </w:r>
            <w:r>
              <w:rPr>
                <w:noProof/>
                <w:webHidden/>
              </w:rPr>
              <w:fldChar w:fldCharType="begin"/>
            </w:r>
            <w:r>
              <w:rPr>
                <w:noProof/>
                <w:webHidden/>
              </w:rPr>
              <w:instrText xml:space="preserve"> PAGEREF _Toc238561852 \h </w:instrText>
            </w:r>
            <w:r>
              <w:rPr>
                <w:noProof/>
                <w:webHidden/>
              </w:rPr>
            </w:r>
            <w:r>
              <w:rPr>
                <w:noProof/>
                <w:webHidden/>
              </w:rPr>
              <w:fldChar w:fldCharType="separate"/>
            </w:r>
            <w:r>
              <w:rPr>
                <w:noProof/>
                <w:webHidden/>
              </w:rPr>
              <w:t>68</w:t>
            </w:r>
            <w:r>
              <w:rPr>
                <w:noProof/>
                <w:webHidden/>
              </w:rPr>
              <w:fldChar w:fldCharType="end"/>
            </w:r>
          </w:hyperlink>
        </w:p>
        <w:p w14:paraId="268CA68C" w14:textId="5F3D6A96" w:rsidR="001F358C" w:rsidRDefault="001F358C">
          <w:pPr>
            <w:pStyle w:val="TOC1"/>
            <w:tabs>
              <w:tab w:val="right" w:leader="underscore" w:pos="9350"/>
            </w:tabs>
            <w:rPr>
              <w:noProof/>
              <w:kern w:val="2"/>
              <w:sz w:val="24"/>
              <w:szCs w:val="24"/>
              <w:lang/>
              <w14:ligatures w14:val="standardContextual"/>
            </w:rPr>
          </w:pPr>
          <w:hyperlink w:anchor="_Toc238561853" w:history="1">
            <w:r w:rsidRPr="00B36C37">
              <w:rPr>
                <w:rStyle w:val="Hyperlink"/>
                <w:rFonts w:ascii="Times New Roman" w:hAnsi="Times New Roman" w:cs="Times New Roman"/>
                <w:noProof/>
              </w:rPr>
              <w:t>6.3 Limitations</w:t>
            </w:r>
            <w:r>
              <w:rPr>
                <w:noProof/>
                <w:webHidden/>
              </w:rPr>
              <w:tab/>
            </w:r>
            <w:r>
              <w:rPr>
                <w:noProof/>
                <w:webHidden/>
              </w:rPr>
              <w:fldChar w:fldCharType="begin"/>
            </w:r>
            <w:r>
              <w:rPr>
                <w:noProof/>
                <w:webHidden/>
              </w:rPr>
              <w:instrText xml:space="preserve"> PAGEREF _Toc238561853 \h </w:instrText>
            </w:r>
            <w:r>
              <w:rPr>
                <w:noProof/>
                <w:webHidden/>
              </w:rPr>
            </w:r>
            <w:r>
              <w:rPr>
                <w:noProof/>
                <w:webHidden/>
              </w:rPr>
              <w:fldChar w:fldCharType="separate"/>
            </w:r>
            <w:r>
              <w:rPr>
                <w:noProof/>
                <w:webHidden/>
              </w:rPr>
              <w:t>69</w:t>
            </w:r>
            <w:r>
              <w:rPr>
                <w:noProof/>
                <w:webHidden/>
              </w:rPr>
              <w:fldChar w:fldCharType="end"/>
            </w:r>
          </w:hyperlink>
        </w:p>
        <w:p w14:paraId="7CDE0985" w14:textId="6A90A4A9" w:rsidR="001F358C" w:rsidRDefault="001F358C">
          <w:pPr>
            <w:pStyle w:val="TOC1"/>
            <w:tabs>
              <w:tab w:val="right" w:leader="underscore" w:pos="9350"/>
            </w:tabs>
            <w:rPr>
              <w:noProof/>
              <w:kern w:val="2"/>
              <w:sz w:val="24"/>
              <w:szCs w:val="24"/>
              <w:lang/>
              <w14:ligatures w14:val="standardContextual"/>
            </w:rPr>
          </w:pPr>
          <w:hyperlink w:anchor="_Toc238561854" w:history="1">
            <w:r w:rsidRPr="00B36C37">
              <w:rPr>
                <w:rStyle w:val="Hyperlink"/>
                <w:rFonts w:ascii="Times New Roman" w:hAnsi="Times New Roman" w:cs="Times New Roman"/>
                <w:noProof/>
              </w:rPr>
              <w:t>6.4 Future Work</w:t>
            </w:r>
            <w:r>
              <w:rPr>
                <w:noProof/>
                <w:webHidden/>
              </w:rPr>
              <w:tab/>
            </w:r>
            <w:r>
              <w:rPr>
                <w:noProof/>
                <w:webHidden/>
              </w:rPr>
              <w:fldChar w:fldCharType="begin"/>
            </w:r>
            <w:r>
              <w:rPr>
                <w:noProof/>
                <w:webHidden/>
              </w:rPr>
              <w:instrText xml:space="preserve"> PAGEREF _Toc238561854 \h </w:instrText>
            </w:r>
            <w:r>
              <w:rPr>
                <w:noProof/>
                <w:webHidden/>
              </w:rPr>
            </w:r>
            <w:r>
              <w:rPr>
                <w:noProof/>
                <w:webHidden/>
              </w:rPr>
              <w:fldChar w:fldCharType="separate"/>
            </w:r>
            <w:r>
              <w:rPr>
                <w:noProof/>
                <w:webHidden/>
              </w:rPr>
              <w:t>69</w:t>
            </w:r>
            <w:r>
              <w:rPr>
                <w:noProof/>
                <w:webHidden/>
              </w:rPr>
              <w:fldChar w:fldCharType="end"/>
            </w:r>
          </w:hyperlink>
        </w:p>
        <w:p w14:paraId="6D202A26" w14:textId="75C7EFA0" w:rsidR="001F358C" w:rsidRDefault="001F358C">
          <w:pPr>
            <w:pStyle w:val="TOC2"/>
            <w:tabs>
              <w:tab w:val="right" w:leader="underscore" w:pos="9350"/>
            </w:tabs>
            <w:rPr>
              <w:noProof/>
              <w:kern w:val="2"/>
              <w:sz w:val="24"/>
              <w:szCs w:val="24"/>
              <w:lang/>
              <w14:ligatures w14:val="standardContextual"/>
            </w:rPr>
          </w:pPr>
          <w:hyperlink w:anchor="_Toc238561855" w:history="1">
            <w:r w:rsidRPr="00B36C37">
              <w:rPr>
                <w:rStyle w:val="Hyperlink"/>
                <w:rFonts w:ascii="Times New Roman" w:hAnsi="Times New Roman" w:cs="Times New Roman"/>
                <w:noProof/>
              </w:rPr>
              <w:t>6.4.1 Checking and Modeling Depth</w:t>
            </w:r>
            <w:r>
              <w:rPr>
                <w:noProof/>
                <w:webHidden/>
              </w:rPr>
              <w:tab/>
            </w:r>
            <w:r>
              <w:rPr>
                <w:noProof/>
                <w:webHidden/>
              </w:rPr>
              <w:fldChar w:fldCharType="begin"/>
            </w:r>
            <w:r>
              <w:rPr>
                <w:noProof/>
                <w:webHidden/>
              </w:rPr>
              <w:instrText xml:space="preserve"> PAGEREF _Toc238561855 \h </w:instrText>
            </w:r>
            <w:r>
              <w:rPr>
                <w:noProof/>
                <w:webHidden/>
              </w:rPr>
            </w:r>
            <w:r>
              <w:rPr>
                <w:noProof/>
                <w:webHidden/>
              </w:rPr>
              <w:fldChar w:fldCharType="separate"/>
            </w:r>
            <w:r>
              <w:rPr>
                <w:noProof/>
                <w:webHidden/>
              </w:rPr>
              <w:t>69</w:t>
            </w:r>
            <w:r>
              <w:rPr>
                <w:noProof/>
                <w:webHidden/>
              </w:rPr>
              <w:fldChar w:fldCharType="end"/>
            </w:r>
          </w:hyperlink>
        </w:p>
        <w:p w14:paraId="05FDF74F" w14:textId="5B42BEFD" w:rsidR="001F358C" w:rsidRDefault="001F358C">
          <w:pPr>
            <w:pStyle w:val="TOC2"/>
            <w:tabs>
              <w:tab w:val="right" w:leader="underscore" w:pos="9350"/>
            </w:tabs>
            <w:rPr>
              <w:noProof/>
              <w:kern w:val="2"/>
              <w:sz w:val="24"/>
              <w:szCs w:val="24"/>
              <w:lang/>
              <w14:ligatures w14:val="standardContextual"/>
            </w:rPr>
          </w:pPr>
          <w:hyperlink w:anchor="_Toc238561856" w:history="1">
            <w:r w:rsidRPr="00B36C37">
              <w:rPr>
                <w:rStyle w:val="Hyperlink"/>
                <w:rFonts w:ascii="Times New Roman" w:hAnsi="Times New Roman" w:cs="Times New Roman"/>
                <w:noProof/>
              </w:rPr>
              <w:t>6.4.2 Requirement Processing and Feedback</w:t>
            </w:r>
            <w:r>
              <w:rPr>
                <w:noProof/>
                <w:webHidden/>
              </w:rPr>
              <w:tab/>
            </w:r>
            <w:r>
              <w:rPr>
                <w:noProof/>
                <w:webHidden/>
              </w:rPr>
              <w:fldChar w:fldCharType="begin"/>
            </w:r>
            <w:r>
              <w:rPr>
                <w:noProof/>
                <w:webHidden/>
              </w:rPr>
              <w:instrText xml:space="preserve"> PAGEREF _Toc238561856 \h </w:instrText>
            </w:r>
            <w:r>
              <w:rPr>
                <w:noProof/>
                <w:webHidden/>
              </w:rPr>
            </w:r>
            <w:r>
              <w:rPr>
                <w:noProof/>
                <w:webHidden/>
              </w:rPr>
              <w:fldChar w:fldCharType="separate"/>
            </w:r>
            <w:r>
              <w:rPr>
                <w:noProof/>
                <w:webHidden/>
              </w:rPr>
              <w:t>69</w:t>
            </w:r>
            <w:r>
              <w:rPr>
                <w:noProof/>
                <w:webHidden/>
              </w:rPr>
              <w:fldChar w:fldCharType="end"/>
            </w:r>
          </w:hyperlink>
        </w:p>
        <w:p w14:paraId="7B053CC8" w14:textId="362831B0" w:rsidR="001F358C" w:rsidRDefault="001F358C">
          <w:pPr>
            <w:pStyle w:val="TOC2"/>
            <w:tabs>
              <w:tab w:val="right" w:leader="underscore" w:pos="9350"/>
            </w:tabs>
            <w:rPr>
              <w:noProof/>
              <w:kern w:val="2"/>
              <w:sz w:val="24"/>
              <w:szCs w:val="24"/>
              <w:lang/>
              <w14:ligatures w14:val="standardContextual"/>
            </w:rPr>
          </w:pPr>
          <w:hyperlink w:anchor="_Toc238561857" w:history="1">
            <w:r w:rsidRPr="00B36C37">
              <w:rPr>
                <w:rStyle w:val="Hyperlink"/>
                <w:rFonts w:ascii="Times New Roman" w:hAnsi="Times New Roman" w:cs="Times New Roman"/>
                <w:noProof/>
              </w:rPr>
              <w:t>6.4.3 Learning and Teaching Support</w:t>
            </w:r>
            <w:r>
              <w:rPr>
                <w:noProof/>
                <w:webHidden/>
              </w:rPr>
              <w:tab/>
            </w:r>
            <w:r>
              <w:rPr>
                <w:noProof/>
                <w:webHidden/>
              </w:rPr>
              <w:fldChar w:fldCharType="begin"/>
            </w:r>
            <w:r>
              <w:rPr>
                <w:noProof/>
                <w:webHidden/>
              </w:rPr>
              <w:instrText xml:space="preserve"> PAGEREF _Toc238561857 \h </w:instrText>
            </w:r>
            <w:r>
              <w:rPr>
                <w:noProof/>
                <w:webHidden/>
              </w:rPr>
            </w:r>
            <w:r>
              <w:rPr>
                <w:noProof/>
                <w:webHidden/>
              </w:rPr>
              <w:fldChar w:fldCharType="separate"/>
            </w:r>
            <w:r>
              <w:rPr>
                <w:noProof/>
                <w:webHidden/>
              </w:rPr>
              <w:t>70</w:t>
            </w:r>
            <w:r>
              <w:rPr>
                <w:noProof/>
                <w:webHidden/>
              </w:rPr>
              <w:fldChar w:fldCharType="end"/>
            </w:r>
          </w:hyperlink>
        </w:p>
        <w:p w14:paraId="12F9AF82" w14:textId="0C062D2F" w:rsidR="001F358C" w:rsidRDefault="001F358C">
          <w:pPr>
            <w:pStyle w:val="TOC2"/>
            <w:tabs>
              <w:tab w:val="right" w:leader="underscore" w:pos="9350"/>
            </w:tabs>
            <w:rPr>
              <w:noProof/>
              <w:kern w:val="2"/>
              <w:sz w:val="24"/>
              <w:szCs w:val="24"/>
              <w:lang/>
              <w14:ligatures w14:val="standardContextual"/>
            </w:rPr>
          </w:pPr>
          <w:hyperlink w:anchor="_Toc238561858" w:history="1">
            <w:r w:rsidRPr="00B36C37">
              <w:rPr>
                <w:rStyle w:val="Hyperlink"/>
                <w:rFonts w:ascii="Times New Roman" w:hAnsi="Times New Roman" w:cs="Times New Roman"/>
                <w:noProof/>
              </w:rPr>
              <w:t>6.4.4 Collaboration, History, and Reporting</w:t>
            </w:r>
            <w:r>
              <w:rPr>
                <w:noProof/>
                <w:webHidden/>
              </w:rPr>
              <w:tab/>
            </w:r>
            <w:r>
              <w:rPr>
                <w:noProof/>
                <w:webHidden/>
              </w:rPr>
              <w:fldChar w:fldCharType="begin"/>
            </w:r>
            <w:r>
              <w:rPr>
                <w:noProof/>
                <w:webHidden/>
              </w:rPr>
              <w:instrText xml:space="preserve"> PAGEREF _Toc238561858 \h </w:instrText>
            </w:r>
            <w:r>
              <w:rPr>
                <w:noProof/>
                <w:webHidden/>
              </w:rPr>
            </w:r>
            <w:r>
              <w:rPr>
                <w:noProof/>
                <w:webHidden/>
              </w:rPr>
              <w:fldChar w:fldCharType="separate"/>
            </w:r>
            <w:r>
              <w:rPr>
                <w:noProof/>
                <w:webHidden/>
              </w:rPr>
              <w:t>70</w:t>
            </w:r>
            <w:r>
              <w:rPr>
                <w:noProof/>
                <w:webHidden/>
              </w:rPr>
              <w:fldChar w:fldCharType="end"/>
            </w:r>
          </w:hyperlink>
        </w:p>
        <w:p w14:paraId="0FCEC29B" w14:textId="72A86CFD" w:rsidR="001F358C" w:rsidRDefault="001F358C">
          <w:pPr>
            <w:pStyle w:val="TOC2"/>
            <w:tabs>
              <w:tab w:val="right" w:leader="underscore" w:pos="9350"/>
            </w:tabs>
            <w:rPr>
              <w:noProof/>
              <w:kern w:val="2"/>
              <w:sz w:val="24"/>
              <w:szCs w:val="24"/>
              <w:lang/>
              <w14:ligatures w14:val="standardContextual"/>
            </w:rPr>
          </w:pPr>
          <w:hyperlink w:anchor="_Toc238561859" w:history="1">
            <w:r w:rsidRPr="00B36C37">
              <w:rPr>
                <w:rStyle w:val="Hyperlink"/>
                <w:rFonts w:ascii="Times New Roman" w:hAnsi="Times New Roman" w:cs="Times New Roman"/>
                <w:noProof/>
              </w:rPr>
              <w:t>6.4.5 Performance, Deployment, and Scale</w:t>
            </w:r>
            <w:r>
              <w:rPr>
                <w:noProof/>
                <w:webHidden/>
              </w:rPr>
              <w:tab/>
            </w:r>
            <w:r>
              <w:rPr>
                <w:noProof/>
                <w:webHidden/>
              </w:rPr>
              <w:fldChar w:fldCharType="begin"/>
            </w:r>
            <w:r>
              <w:rPr>
                <w:noProof/>
                <w:webHidden/>
              </w:rPr>
              <w:instrText xml:space="preserve"> PAGEREF _Toc238561859 \h </w:instrText>
            </w:r>
            <w:r>
              <w:rPr>
                <w:noProof/>
                <w:webHidden/>
              </w:rPr>
            </w:r>
            <w:r>
              <w:rPr>
                <w:noProof/>
                <w:webHidden/>
              </w:rPr>
              <w:fldChar w:fldCharType="separate"/>
            </w:r>
            <w:r>
              <w:rPr>
                <w:noProof/>
                <w:webHidden/>
              </w:rPr>
              <w:t>70</w:t>
            </w:r>
            <w:r>
              <w:rPr>
                <w:noProof/>
                <w:webHidden/>
              </w:rPr>
              <w:fldChar w:fldCharType="end"/>
            </w:r>
          </w:hyperlink>
        </w:p>
        <w:p w14:paraId="0A0C6684" w14:textId="78E10AC5" w:rsidR="001F358C" w:rsidRDefault="001F358C">
          <w:pPr>
            <w:pStyle w:val="TOC1"/>
            <w:tabs>
              <w:tab w:val="right" w:leader="underscore" w:pos="9350"/>
            </w:tabs>
            <w:rPr>
              <w:noProof/>
              <w:kern w:val="2"/>
              <w:sz w:val="24"/>
              <w:szCs w:val="24"/>
              <w:lang/>
              <w14:ligatures w14:val="standardContextual"/>
            </w:rPr>
          </w:pPr>
          <w:hyperlink w:anchor="_Toc238561860" w:history="1">
            <w:r w:rsidRPr="00B36C37">
              <w:rPr>
                <w:rStyle w:val="Hyperlink"/>
                <w:rFonts w:ascii="Times New Roman" w:hAnsi="Times New Roman" w:cs="Times New Roman"/>
                <w:noProof/>
              </w:rPr>
              <w:t>6.5 Lessons Learned</w:t>
            </w:r>
            <w:r>
              <w:rPr>
                <w:noProof/>
                <w:webHidden/>
              </w:rPr>
              <w:tab/>
            </w:r>
            <w:r>
              <w:rPr>
                <w:noProof/>
                <w:webHidden/>
              </w:rPr>
              <w:fldChar w:fldCharType="begin"/>
            </w:r>
            <w:r>
              <w:rPr>
                <w:noProof/>
                <w:webHidden/>
              </w:rPr>
              <w:instrText xml:space="preserve"> PAGEREF _Toc238561860 \h </w:instrText>
            </w:r>
            <w:r>
              <w:rPr>
                <w:noProof/>
                <w:webHidden/>
              </w:rPr>
            </w:r>
            <w:r>
              <w:rPr>
                <w:noProof/>
                <w:webHidden/>
              </w:rPr>
              <w:fldChar w:fldCharType="separate"/>
            </w:r>
            <w:r>
              <w:rPr>
                <w:noProof/>
                <w:webHidden/>
              </w:rPr>
              <w:t>70</w:t>
            </w:r>
            <w:r>
              <w:rPr>
                <w:noProof/>
                <w:webHidden/>
              </w:rPr>
              <w:fldChar w:fldCharType="end"/>
            </w:r>
          </w:hyperlink>
        </w:p>
        <w:p w14:paraId="18C57DE5" w14:textId="4C5F2309" w:rsidR="001F358C" w:rsidRDefault="001F358C">
          <w:pPr>
            <w:pStyle w:val="TOC1"/>
            <w:tabs>
              <w:tab w:val="right" w:leader="underscore" w:pos="9350"/>
            </w:tabs>
            <w:rPr>
              <w:noProof/>
              <w:kern w:val="2"/>
              <w:sz w:val="24"/>
              <w:szCs w:val="24"/>
              <w:lang/>
              <w14:ligatures w14:val="standardContextual"/>
            </w:rPr>
          </w:pPr>
          <w:hyperlink w:anchor="_Toc238561861" w:history="1">
            <w:r w:rsidRPr="00B36C37">
              <w:rPr>
                <w:rStyle w:val="Hyperlink"/>
                <w:rFonts w:ascii="Times New Roman" w:hAnsi="Times New Roman" w:cs="Times New Roman"/>
                <w:noProof/>
              </w:rPr>
              <w:t>6.6 Final Conclusion</w:t>
            </w:r>
            <w:r>
              <w:rPr>
                <w:noProof/>
                <w:webHidden/>
              </w:rPr>
              <w:tab/>
            </w:r>
            <w:r>
              <w:rPr>
                <w:noProof/>
                <w:webHidden/>
              </w:rPr>
              <w:fldChar w:fldCharType="begin"/>
            </w:r>
            <w:r>
              <w:rPr>
                <w:noProof/>
                <w:webHidden/>
              </w:rPr>
              <w:instrText xml:space="preserve"> PAGEREF _Toc238561861 \h </w:instrText>
            </w:r>
            <w:r>
              <w:rPr>
                <w:noProof/>
                <w:webHidden/>
              </w:rPr>
            </w:r>
            <w:r>
              <w:rPr>
                <w:noProof/>
                <w:webHidden/>
              </w:rPr>
              <w:fldChar w:fldCharType="separate"/>
            </w:r>
            <w:r>
              <w:rPr>
                <w:noProof/>
                <w:webHidden/>
              </w:rPr>
              <w:t>70</w:t>
            </w:r>
            <w:r>
              <w:rPr>
                <w:noProof/>
                <w:webHidden/>
              </w:rPr>
              <w:fldChar w:fldCharType="end"/>
            </w:r>
          </w:hyperlink>
        </w:p>
        <w:p w14:paraId="6B7B668C" w14:textId="5AB40D16" w:rsidR="001F358C" w:rsidRDefault="001F358C">
          <w:pPr>
            <w:pStyle w:val="TOC1"/>
            <w:tabs>
              <w:tab w:val="right" w:leader="underscore" w:pos="9350"/>
            </w:tabs>
            <w:rPr>
              <w:noProof/>
              <w:kern w:val="2"/>
              <w:sz w:val="24"/>
              <w:szCs w:val="24"/>
              <w:lang/>
              <w14:ligatures w14:val="standardContextual"/>
            </w:rPr>
          </w:pPr>
          <w:hyperlink w:anchor="_Toc238561862" w:history="1">
            <w:r w:rsidRPr="00B36C37">
              <w:rPr>
                <w:rStyle w:val="Hyperlink"/>
                <w:rFonts w:ascii="Times New Roman" w:hAnsi="Times New Roman" w:cs="Times New Roman"/>
                <w:noProof/>
              </w:rPr>
              <w:t>Appendix A: Sample of Implemented Validation Rules</w:t>
            </w:r>
            <w:r>
              <w:rPr>
                <w:noProof/>
                <w:webHidden/>
              </w:rPr>
              <w:tab/>
            </w:r>
            <w:r>
              <w:rPr>
                <w:noProof/>
                <w:webHidden/>
              </w:rPr>
              <w:fldChar w:fldCharType="begin"/>
            </w:r>
            <w:r>
              <w:rPr>
                <w:noProof/>
                <w:webHidden/>
              </w:rPr>
              <w:instrText xml:space="preserve"> PAGEREF _Toc238561862 \h </w:instrText>
            </w:r>
            <w:r>
              <w:rPr>
                <w:noProof/>
                <w:webHidden/>
              </w:rPr>
            </w:r>
            <w:r>
              <w:rPr>
                <w:noProof/>
                <w:webHidden/>
              </w:rPr>
              <w:fldChar w:fldCharType="separate"/>
            </w:r>
            <w:r>
              <w:rPr>
                <w:noProof/>
                <w:webHidden/>
              </w:rPr>
              <w:t>72</w:t>
            </w:r>
            <w:r>
              <w:rPr>
                <w:noProof/>
                <w:webHidden/>
              </w:rPr>
              <w:fldChar w:fldCharType="end"/>
            </w:r>
          </w:hyperlink>
        </w:p>
        <w:p w14:paraId="7819F713" w14:textId="2D8AE289" w:rsidR="001F358C" w:rsidRDefault="001F358C">
          <w:pPr>
            <w:pStyle w:val="TOC1"/>
            <w:tabs>
              <w:tab w:val="right" w:leader="underscore" w:pos="9350"/>
            </w:tabs>
            <w:rPr>
              <w:noProof/>
              <w:kern w:val="2"/>
              <w:sz w:val="24"/>
              <w:szCs w:val="24"/>
              <w:lang/>
              <w14:ligatures w14:val="standardContextual"/>
            </w:rPr>
          </w:pPr>
          <w:hyperlink w:anchor="_Toc238561863" w:history="1">
            <w:r w:rsidRPr="00B36C37">
              <w:rPr>
                <w:rStyle w:val="Hyperlink"/>
                <w:rFonts w:ascii="Times New Roman" w:hAnsi="Times New Roman" w:cs="Times New Roman"/>
                <w:noProof/>
              </w:rPr>
              <w:t>Appendix B: Test Log and Incident Report Template</w:t>
            </w:r>
            <w:r>
              <w:rPr>
                <w:noProof/>
                <w:webHidden/>
              </w:rPr>
              <w:tab/>
            </w:r>
            <w:r>
              <w:rPr>
                <w:noProof/>
                <w:webHidden/>
              </w:rPr>
              <w:fldChar w:fldCharType="begin"/>
            </w:r>
            <w:r>
              <w:rPr>
                <w:noProof/>
                <w:webHidden/>
              </w:rPr>
              <w:instrText xml:space="preserve"> PAGEREF _Toc238561863 \h </w:instrText>
            </w:r>
            <w:r>
              <w:rPr>
                <w:noProof/>
                <w:webHidden/>
              </w:rPr>
            </w:r>
            <w:r>
              <w:rPr>
                <w:noProof/>
                <w:webHidden/>
              </w:rPr>
              <w:fldChar w:fldCharType="separate"/>
            </w:r>
            <w:r>
              <w:rPr>
                <w:noProof/>
                <w:webHidden/>
              </w:rPr>
              <w:t>72</w:t>
            </w:r>
            <w:r>
              <w:rPr>
                <w:noProof/>
                <w:webHidden/>
              </w:rPr>
              <w:fldChar w:fldCharType="end"/>
            </w:r>
          </w:hyperlink>
        </w:p>
        <w:p w14:paraId="17289B9A" w14:textId="51063E92" w:rsidR="001F358C" w:rsidRDefault="001F358C">
          <w:pPr>
            <w:pStyle w:val="TOC1"/>
            <w:tabs>
              <w:tab w:val="right" w:leader="underscore" w:pos="9350"/>
            </w:tabs>
            <w:rPr>
              <w:noProof/>
              <w:kern w:val="2"/>
              <w:sz w:val="24"/>
              <w:szCs w:val="24"/>
              <w:lang/>
              <w14:ligatures w14:val="standardContextual"/>
            </w:rPr>
          </w:pPr>
          <w:hyperlink w:anchor="_Toc238561864" w:history="1">
            <w:r w:rsidRPr="00B36C37">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_Toc238561864 \h </w:instrText>
            </w:r>
            <w:r>
              <w:rPr>
                <w:noProof/>
                <w:webHidden/>
              </w:rPr>
            </w:r>
            <w:r>
              <w:rPr>
                <w:noProof/>
                <w:webHidden/>
              </w:rPr>
              <w:fldChar w:fldCharType="separate"/>
            </w:r>
            <w:r>
              <w:rPr>
                <w:noProof/>
                <w:webHidden/>
              </w:rPr>
              <w:t>72</w:t>
            </w:r>
            <w:r>
              <w:rPr>
                <w:noProof/>
                <w:webHidden/>
              </w:rPr>
              <w:fldChar w:fldCharType="end"/>
            </w:r>
          </w:hyperlink>
        </w:p>
        <w:p w14:paraId="3FD8D09D" w14:textId="0BE614A0" w:rsidR="005B1A0B" w:rsidRPr="0074450A" w:rsidRDefault="005B1A0B" w:rsidP="005B1A0B">
          <w:pPr>
            <w:rPr>
              <w:rFonts w:ascii="Times New Roman" w:hAnsi="Times New Roman" w:cs="Times New Roman"/>
            </w:rPr>
          </w:pPr>
          <w:r w:rsidRPr="0074450A">
            <w:rPr>
              <w:rFonts w:ascii="Times New Roman" w:hAnsi="Times New Roman" w:cs="Times New Roman"/>
              <w:b/>
              <w:bCs/>
              <w:noProof/>
            </w:rPr>
            <w:fldChar w:fldCharType="end"/>
          </w:r>
        </w:p>
      </w:sdtContent>
    </w:sdt>
    <w:p w14:paraId="7BC7E615" w14:textId="77777777" w:rsidR="005B1A0B" w:rsidRPr="0074450A" w:rsidRDefault="005B1A0B" w:rsidP="005B1A0B">
      <w:pPr>
        <w:rPr>
          <w:rFonts w:ascii="Times New Roman" w:hAnsi="Times New Roman" w:cs="Times New Roman"/>
        </w:rPr>
      </w:pPr>
    </w:p>
    <w:p w14:paraId="3ED2A5AC" w14:textId="77777777" w:rsidR="005B1A0B" w:rsidRPr="0074450A" w:rsidRDefault="005B1A0B" w:rsidP="005B1A0B">
      <w:pPr>
        <w:rPr>
          <w:rFonts w:ascii="Times New Roman" w:hAnsi="Times New Roman" w:cs="Times New Roman"/>
        </w:rPr>
      </w:pPr>
    </w:p>
    <w:p w14:paraId="322A7CA5" w14:textId="77777777" w:rsidR="005B1A0B" w:rsidRPr="0074450A" w:rsidRDefault="005B1A0B" w:rsidP="005B1A0B">
      <w:pPr>
        <w:rPr>
          <w:rFonts w:ascii="Times New Roman" w:hAnsi="Times New Roman" w:cs="Times New Roman"/>
        </w:rPr>
      </w:pPr>
    </w:p>
    <w:p w14:paraId="22FC9285" w14:textId="77777777" w:rsidR="005B1A0B" w:rsidRPr="0074450A" w:rsidRDefault="005B1A0B" w:rsidP="005B1A0B">
      <w:pPr>
        <w:rPr>
          <w:rFonts w:ascii="Times New Roman" w:hAnsi="Times New Roman" w:cs="Times New Roman"/>
          <w:b/>
          <w:bCs/>
          <w:sz w:val="32"/>
          <w:szCs w:val="32"/>
        </w:rPr>
      </w:pPr>
      <w:r w:rsidRPr="0074450A">
        <w:rPr>
          <w:rFonts w:ascii="Times New Roman" w:hAnsi="Times New Roman" w:cs="Times New Roman"/>
          <w:b/>
          <w:bCs/>
          <w:sz w:val="32"/>
          <w:szCs w:val="32"/>
        </w:rPr>
        <w:t>Document Control</w:t>
      </w:r>
    </w:p>
    <w:p w14:paraId="4E8DC438" w14:textId="77777777" w:rsidR="005B1A0B" w:rsidRPr="0074450A" w:rsidRDefault="005B1A0B" w:rsidP="005B1A0B">
      <w:pPr>
        <w:rPr>
          <w:rFonts w:ascii="Times New Roman" w:hAnsi="Times New Roman" w:cs="Times New Roman"/>
          <w:b/>
          <w:bCs/>
          <w:sz w:val="32"/>
          <w:szCs w:val="32"/>
        </w:rPr>
      </w:pPr>
      <w:r w:rsidRPr="0074450A">
        <w:rPr>
          <w:rFonts w:ascii="Times New Roman" w:hAnsi="Times New Roman" w:cs="Times New Roman"/>
          <w:b/>
          <w:bCs/>
          <w:sz w:val="32"/>
          <w:szCs w:val="32"/>
        </w:rPr>
        <w:t>List of Figures</w:t>
      </w:r>
    </w:p>
    <w:p w14:paraId="2FAD7242"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 xml:space="preserve">Figure 1.1 –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Task Schedule Timeline (Gantt Chart)</w:t>
      </w:r>
    </w:p>
    <w:p w14:paraId="2C05269E"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 xml:space="preserve">Figure 2.1 –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Use Case Diagram</w:t>
      </w:r>
    </w:p>
    <w:p w14:paraId="5CA750AA"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Figures 2.4.1 – 2.4.11 – System Sequence Diagrams (SSDs) for UC01–UC11</w:t>
      </w:r>
    </w:p>
    <w:p w14:paraId="19CE7EB9"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Figure 2.2 – Data Flow Diagram Level 0 (Context Diagram)</w:t>
      </w:r>
    </w:p>
    <w:p w14:paraId="21E04771"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Figure 2.3a 3.</w:t>
      </w:r>
      <w:proofErr w:type="gramStart"/>
      <w:r w:rsidRPr="0074450A">
        <w:rPr>
          <w:rFonts w:ascii="Times New Roman" w:hAnsi="Times New Roman" w:cs="Times New Roman"/>
        </w:rPr>
        <w:t>3.b</w:t>
      </w:r>
      <w:proofErr w:type="gramEnd"/>
      <w:r w:rsidRPr="0074450A">
        <w:rPr>
          <w:rFonts w:ascii="Times New Roman" w:hAnsi="Times New Roman" w:cs="Times New Roman"/>
        </w:rPr>
        <w:t xml:space="preserve"> – Data Flow Diagram Level 1 (Process Diagram)</w:t>
      </w:r>
    </w:p>
    <w:p w14:paraId="3421716D"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 xml:space="preserve">Figure 3.1 –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High-Level System Architecture</w:t>
      </w:r>
    </w:p>
    <w:p w14:paraId="02091EFE"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 xml:space="preserve">Figure 3.2 –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Software Architecture Class Diagram</w:t>
      </w:r>
    </w:p>
    <w:p w14:paraId="32F6B92F"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 xml:space="preserve">Figure 3.3 –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Software Execution Sequence Diagram (Automated &amp; Consistency Checking Pipeline)</w:t>
      </w:r>
    </w:p>
    <w:p w14:paraId="3E2B21C9"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 xml:space="preserve">Figure 3.4 –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Relational Database Design (ERD)</w:t>
      </w:r>
    </w:p>
    <w:p w14:paraId="17BBE11B" w14:textId="77777777" w:rsidR="005B1A0B" w:rsidRPr="0074450A" w:rsidRDefault="005B1A0B" w:rsidP="005B1A0B">
      <w:pPr>
        <w:rPr>
          <w:rFonts w:ascii="Times New Roman" w:hAnsi="Times New Roman" w:cs="Times New Roman"/>
          <w:b/>
          <w:bCs/>
          <w:sz w:val="32"/>
          <w:szCs w:val="32"/>
        </w:rPr>
      </w:pPr>
      <w:r w:rsidRPr="0074450A">
        <w:rPr>
          <w:rFonts w:ascii="Times New Roman" w:hAnsi="Times New Roman" w:cs="Times New Roman"/>
          <w:b/>
          <w:bCs/>
          <w:sz w:val="32"/>
          <w:szCs w:val="32"/>
        </w:rPr>
        <w:t>List of Key Abbreviations</w:t>
      </w:r>
    </w:p>
    <w:p w14:paraId="1DB78E6B" w14:textId="77777777" w:rsidR="005B1A0B" w:rsidRPr="0074450A" w:rsidRDefault="005B1A0B" w:rsidP="005B1A0B">
      <w:pPr>
        <w:rPr>
          <w:rFonts w:ascii="Times New Roman" w:hAnsi="Times New Roman" w:cs="Times New Roman"/>
        </w:rPr>
      </w:pPr>
    </w:p>
    <w:p w14:paraId="25DF6EE5" w14:textId="77777777" w:rsidR="005B1A0B" w:rsidRPr="0074450A" w:rsidRDefault="005B1A0B" w:rsidP="005B1A0B">
      <w:pPr>
        <w:rPr>
          <w:rFonts w:ascii="Times New Roman" w:hAnsi="Times New Roman" w:cs="Times New Roman"/>
        </w:rPr>
      </w:pPr>
    </w:p>
    <w:p w14:paraId="07AE20BC" w14:textId="09A637CA" w:rsidR="005B1A0B" w:rsidRPr="0074450A" w:rsidRDefault="007815EC" w:rsidP="005B1A0B">
      <w:pPr>
        <w:rPr>
          <w:rFonts w:ascii="Times New Roman" w:hAnsi="Times New Roman" w:cs="Times New Roman"/>
        </w:rPr>
        <w:sectPr w:rsidR="005B1A0B" w:rsidRPr="0074450A" w:rsidSect="005B1A0B">
          <w:headerReference w:type="default" r:id="rId1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ins w:id="15" w:author="Onaiza Maqbool" w:date="2026-08-26T16:13:00Z" w16du:dateUtc="2026-08-26T11:13:00Z">
        <w:r>
          <w:rPr>
            <w:rFonts w:ascii="Times New Roman" w:hAnsi="Times New Roman" w:cs="Times New Roman"/>
          </w:rPr>
          <w:t>Missing</w:t>
        </w:r>
      </w:ins>
    </w:p>
    <w:p w14:paraId="39986873" w14:textId="77777777" w:rsidR="00970ED6" w:rsidRDefault="00970ED6" w:rsidP="00970ED6"/>
    <w:p w14:paraId="4214C2E6" w14:textId="77777777" w:rsidR="00970ED6" w:rsidRDefault="00970ED6" w:rsidP="00970ED6"/>
    <w:p w14:paraId="731287CB" w14:textId="77777777" w:rsidR="00970ED6" w:rsidRDefault="00970ED6" w:rsidP="00970ED6"/>
    <w:p w14:paraId="2BD69C9D" w14:textId="77777777" w:rsidR="00970ED6" w:rsidRDefault="00970ED6" w:rsidP="00970ED6"/>
    <w:p w14:paraId="1A668C2F" w14:textId="77777777" w:rsidR="00970ED6" w:rsidRDefault="00970ED6" w:rsidP="00970ED6"/>
    <w:p w14:paraId="50BF37A4" w14:textId="77777777" w:rsidR="00970ED6" w:rsidRDefault="00970ED6" w:rsidP="00970ED6"/>
    <w:p w14:paraId="2269ADFB" w14:textId="77777777" w:rsidR="00970ED6" w:rsidRDefault="00970ED6" w:rsidP="00970ED6"/>
    <w:p w14:paraId="46222536" w14:textId="77777777" w:rsidR="00970ED6" w:rsidRDefault="00970ED6" w:rsidP="00970ED6"/>
    <w:p w14:paraId="63083BD3" w14:textId="77777777" w:rsidR="001F358C" w:rsidRDefault="001F358C" w:rsidP="005B1A0B">
      <w:pPr>
        <w:pStyle w:val="Heading1"/>
        <w:jc w:val="center"/>
        <w:rPr>
          <w:rFonts w:ascii="Times New Roman" w:hAnsi="Times New Roman" w:cs="Times New Roman"/>
          <w:b/>
          <w:color w:val="000000" w:themeColor="text1"/>
          <w:sz w:val="44"/>
          <w:szCs w:val="44"/>
        </w:rPr>
      </w:pPr>
    </w:p>
    <w:p w14:paraId="3E2A8219" w14:textId="6FF9F3BB" w:rsidR="005B1A0B" w:rsidRPr="0074450A" w:rsidRDefault="005B1A0B" w:rsidP="005B1A0B">
      <w:pPr>
        <w:pStyle w:val="Heading1"/>
        <w:jc w:val="center"/>
        <w:rPr>
          <w:rFonts w:ascii="Times New Roman" w:hAnsi="Times New Roman" w:cs="Times New Roman"/>
          <w:color w:val="000000" w:themeColor="text1"/>
          <w:sz w:val="44"/>
          <w:szCs w:val="44"/>
        </w:rPr>
      </w:pPr>
      <w:bookmarkStart w:id="16" w:name="_Toc238561703"/>
      <w:r w:rsidRPr="0074450A">
        <w:rPr>
          <w:rFonts w:ascii="Times New Roman" w:hAnsi="Times New Roman" w:cs="Times New Roman"/>
          <w:b/>
          <w:color w:val="000000" w:themeColor="text1"/>
          <w:sz w:val="44"/>
          <w:szCs w:val="44"/>
        </w:rPr>
        <w:t>CHAPTER 1</w:t>
      </w:r>
      <w:bookmarkEnd w:id="16"/>
    </w:p>
    <w:p w14:paraId="7FCDBC97" w14:textId="77777777" w:rsidR="005B1A0B" w:rsidRPr="0074450A" w:rsidRDefault="005B1A0B" w:rsidP="005B1A0B">
      <w:pPr>
        <w:pStyle w:val="Heading1"/>
        <w:jc w:val="center"/>
        <w:rPr>
          <w:rFonts w:ascii="Times New Roman" w:hAnsi="Times New Roman" w:cs="Times New Roman"/>
          <w:color w:val="000000" w:themeColor="text1"/>
        </w:rPr>
      </w:pPr>
      <w:bookmarkStart w:id="17" w:name="_Toc238561704"/>
      <w:r w:rsidRPr="0074450A">
        <w:rPr>
          <w:rFonts w:ascii="Times New Roman" w:hAnsi="Times New Roman" w:cs="Times New Roman"/>
          <w:b/>
          <w:color w:val="000000" w:themeColor="text1"/>
          <w:sz w:val="28"/>
          <w:szCs w:val="28"/>
        </w:rPr>
        <w:t>SOFTWARE PROJECT MANAGEMENT PLAN</w:t>
      </w:r>
      <w:bookmarkEnd w:id="17"/>
    </w:p>
    <w:p w14:paraId="12C8DFF3" w14:textId="77777777" w:rsidR="005B1A0B" w:rsidRPr="0074450A" w:rsidRDefault="005B1A0B" w:rsidP="005B1A0B">
      <w:pPr>
        <w:rPr>
          <w:rFonts w:ascii="Times New Roman" w:hAnsi="Times New Roman" w:cs="Times New Roman"/>
        </w:rPr>
      </w:pPr>
    </w:p>
    <w:p w14:paraId="38D6C797" w14:textId="77777777" w:rsidR="005B1A0B" w:rsidRPr="0074450A" w:rsidRDefault="005B1A0B" w:rsidP="005B1A0B">
      <w:pPr>
        <w:rPr>
          <w:rFonts w:ascii="Times New Roman" w:hAnsi="Times New Roman" w:cs="Times New Roman"/>
        </w:rPr>
      </w:pPr>
      <w:r w:rsidRPr="0074450A">
        <w:rPr>
          <w:rFonts w:ascii="Times New Roman" w:hAnsi="Times New Roman" w:cs="Times New Roman"/>
        </w:rPr>
        <w:br w:type="page"/>
      </w:r>
    </w:p>
    <w:p w14:paraId="22B3CE2A" w14:textId="77777777" w:rsidR="005B1A0B" w:rsidRPr="0074450A" w:rsidRDefault="005B1A0B" w:rsidP="005B1A0B">
      <w:pPr>
        <w:rPr>
          <w:rFonts w:ascii="Times New Roman" w:hAnsi="Times New Roman" w:cs="Times New Roman"/>
        </w:rPr>
        <w:sectPr w:rsidR="005B1A0B" w:rsidRPr="0074450A" w:rsidSect="005B1A0B">
          <w:headerReference w:type="default" r:id="rId15"/>
          <w:foot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6F8E0B8" w14:textId="77777777" w:rsidR="005B1A0B" w:rsidRPr="0074450A" w:rsidRDefault="005B1A0B" w:rsidP="005B1A0B">
      <w:pPr>
        <w:pStyle w:val="Heading1"/>
        <w:rPr>
          <w:rFonts w:ascii="Times New Roman" w:hAnsi="Times New Roman" w:cs="Times New Roman"/>
        </w:rPr>
      </w:pPr>
      <w:bookmarkStart w:id="18" w:name="_Toc238547673"/>
      <w:bookmarkStart w:id="19" w:name="_Toc238561705"/>
      <w:bookmarkStart w:id="20" w:name="Ch1Scope"/>
      <w:r w:rsidRPr="0074450A">
        <w:rPr>
          <w:rFonts w:ascii="Times New Roman" w:hAnsi="Times New Roman" w:cs="Times New Roman"/>
        </w:rPr>
        <w:lastRenderedPageBreak/>
        <w:t>1.1 Background</w:t>
      </w:r>
      <w:bookmarkEnd w:id="18"/>
      <w:bookmarkEnd w:id="19"/>
    </w:p>
    <w:p w14:paraId="74D1ED46"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Both Software Engineering and Computer Science students employ the Unified Modeling Language (UML) in understanding, designing and documenting software systems. There are various types of UML diagrams that serve to represent system requirements, structure and behavior.</w:t>
      </w:r>
    </w:p>
    <w:p w14:paraId="34888EFE" w14:textId="52960051" w:rsidR="005B1A0B" w:rsidRPr="0074450A" w:rsidRDefault="005B1A0B" w:rsidP="005B1A0B">
      <w:pPr>
        <w:jc w:val="both"/>
        <w:rPr>
          <w:rFonts w:ascii="Times New Roman" w:hAnsi="Times New Roman" w:cs="Times New Roman"/>
        </w:rPr>
      </w:pPr>
      <w:proofErr w:type="gramStart"/>
      <w:r w:rsidRPr="0074450A">
        <w:rPr>
          <w:rFonts w:ascii="Times New Roman" w:hAnsi="Times New Roman" w:cs="Times New Roman"/>
        </w:rPr>
        <w:t>A number of</w:t>
      </w:r>
      <w:proofErr w:type="gramEnd"/>
      <w:r w:rsidRPr="0074450A">
        <w:rPr>
          <w:rFonts w:ascii="Times New Roman" w:hAnsi="Times New Roman" w:cs="Times New Roman"/>
        </w:rPr>
        <w:t xml:space="preserve"> UML diagrams may be created by students for a particular software system. UML diagrams are inter-related, and any error in one diagram will be reflected in the other. Checking </w:t>
      </w:r>
      <w:proofErr w:type="gramStart"/>
      <w:r w:rsidRPr="0074450A">
        <w:rPr>
          <w:rFonts w:ascii="Times New Roman" w:hAnsi="Times New Roman" w:cs="Times New Roman"/>
        </w:rPr>
        <w:t>all of</w:t>
      </w:r>
      <w:proofErr w:type="gramEnd"/>
      <w:r w:rsidRPr="0074450A">
        <w:rPr>
          <w:rFonts w:ascii="Times New Roman" w:hAnsi="Times New Roman" w:cs="Times New Roman"/>
        </w:rPr>
        <w:t xml:space="preserve"> these artifacts </w:t>
      </w:r>
      <w:del w:id="21" w:author="Onaiza Maqbool" w:date="2026-08-26T16:14:00Z" w16du:dateUtc="2026-08-26T11:14:00Z">
        <w:r w:rsidRPr="0074450A" w:rsidDel="007815EC">
          <w:rPr>
            <w:rFonts w:ascii="Times New Roman" w:hAnsi="Times New Roman" w:cs="Times New Roman"/>
          </w:rPr>
          <w:delText>by hand</w:delText>
        </w:r>
      </w:del>
      <w:ins w:id="22" w:author="Onaiza Maqbool" w:date="2026-08-26T16:14:00Z" w16du:dateUtc="2026-08-26T11:14:00Z">
        <w:r w:rsidR="007815EC">
          <w:rPr>
            <w:rFonts w:ascii="Times New Roman" w:hAnsi="Times New Roman" w:cs="Times New Roman"/>
          </w:rPr>
          <w:t>manually</w:t>
        </w:r>
      </w:ins>
      <w:r w:rsidRPr="0074450A">
        <w:rPr>
          <w:rFonts w:ascii="Times New Roman" w:hAnsi="Times New Roman" w:cs="Times New Roman"/>
        </w:rPr>
        <w:t xml:space="preserve"> also takes significant time for teachers.</w:t>
      </w:r>
    </w:p>
    <w:p w14:paraId="75E263C9" w14:textId="69BB0054" w:rsidR="005B1A0B" w:rsidRPr="0074450A" w:rsidRDefault="005B1A0B" w:rsidP="005B1A0B">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is a web-based learning tool designed for UML education, modeling, automatic verification, and evaluation. It provides a platform for the creation, modification, saving, and submission of UML models by students and classroom management capabilities for the teachers.</w:t>
      </w:r>
      <w:ins w:id="23" w:author="Onaiza Maqbool" w:date="2026-08-26T16:14:00Z" w16du:dateUtc="2026-08-26T11:14:00Z">
        <w:r w:rsidR="007815EC">
          <w:rPr>
            <w:rFonts w:ascii="Times New Roman" w:hAnsi="Times New Roman" w:cs="Times New Roman"/>
          </w:rPr>
          <w:t xml:space="preserve"> </w:t>
        </w:r>
      </w:ins>
      <w:proofErr w:type="gramStart"/>
      <w:r w:rsidRPr="0074450A">
        <w:rPr>
          <w:rFonts w:ascii="Times New Roman" w:hAnsi="Times New Roman" w:cs="Times New Roman"/>
        </w:rPr>
        <w:t>The</w:t>
      </w:r>
      <w:proofErr w:type="gramEnd"/>
      <w:r w:rsidRPr="0074450A">
        <w:rPr>
          <w:rFonts w:ascii="Times New Roman" w:hAnsi="Times New Roman" w:cs="Times New Roman"/>
        </w:rPr>
        <w:t xml:space="preserve"> system supports five main UML artifacts:</w:t>
      </w:r>
    </w:p>
    <w:p w14:paraId="091B1B19"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Use Case Diagram</w:t>
      </w:r>
    </w:p>
    <w:p w14:paraId="6FEB31F8"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Use Case Description</w:t>
      </w:r>
    </w:p>
    <w:p w14:paraId="2CE8F786"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System Sequence Diagram (SSD)</w:t>
      </w:r>
    </w:p>
    <w:p w14:paraId="006C900C"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Class Diagram</w:t>
      </w:r>
    </w:p>
    <w:p w14:paraId="5FDED0F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Sequence Diagram</w:t>
      </w:r>
    </w:p>
    <w:p w14:paraId="0203347B"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It also provides class and assignment management, tutorial support, automated checking, consistency checking across artifacts, assignment submission, teacher evaluation, feedback, notifications, announcements, and reports.</w:t>
      </w:r>
    </w:p>
    <w:p w14:paraId="5000F9B8" w14:textId="77777777" w:rsidR="005B1A0B" w:rsidRPr="0074450A" w:rsidRDefault="005B1A0B" w:rsidP="005B1A0B">
      <w:pPr>
        <w:pStyle w:val="Heading1"/>
        <w:rPr>
          <w:rFonts w:ascii="Times New Roman" w:hAnsi="Times New Roman" w:cs="Times New Roman"/>
        </w:rPr>
      </w:pPr>
      <w:bookmarkStart w:id="24" w:name="_Toc238547674"/>
      <w:bookmarkStart w:id="25" w:name="_Toc238561706"/>
      <w:r w:rsidRPr="0074450A">
        <w:rPr>
          <w:rFonts w:ascii="Times New Roman" w:hAnsi="Times New Roman" w:cs="Times New Roman"/>
        </w:rPr>
        <w:t>1.2 Problem Statement</w:t>
      </w:r>
      <w:bookmarkEnd w:id="24"/>
      <w:bookmarkEnd w:id="25"/>
    </w:p>
    <w:p w14:paraId="5078FA09" w14:textId="79ACC812"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It is often challenging for students to create UML diagrams and ensure consistency between </w:t>
      </w:r>
      <w:del w:id="26" w:author="Onaiza Maqbool" w:date="2026-08-26T16:15:00Z" w16du:dateUtc="2026-08-26T11:15:00Z">
        <w:r w:rsidRPr="0074450A" w:rsidDel="007815EC">
          <w:rPr>
            <w:rFonts w:ascii="Times New Roman" w:hAnsi="Times New Roman" w:cs="Times New Roman"/>
          </w:rPr>
          <w:delText xml:space="preserve">those </w:delText>
        </w:r>
      </w:del>
      <w:ins w:id="27" w:author="Onaiza Maqbool" w:date="2026-08-26T16:15:00Z" w16du:dateUtc="2026-08-26T11:15:00Z">
        <w:r w:rsidR="007815EC">
          <w:rPr>
            <w:rFonts w:ascii="Times New Roman" w:hAnsi="Times New Roman" w:cs="Times New Roman"/>
          </w:rPr>
          <w:t>them</w:t>
        </w:r>
        <w:r w:rsidR="007815EC" w:rsidRPr="0074450A">
          <w:rPr>
            <w:rFonts w:ascii="Times New Roman" w:hAnsi="Times New Roman" w:cs="Times New Roman"/>
          </w:rPr>
          <w:t xml:space="preserve"> </w:t>
        </w:r>
      </w:ins>
      <w:r w:rsidRPr="0074450A">
        <w:rPr>
          <w:rFonts w:ascii="Times New Roman" w:hAnsi="Times New Roman" w:cs="Times New Roman"/>
        </w:rPr>
        <w:t>because while every artifact corresponds to a different view of the system, the information provided by these views is related. For instance, there should be an actor or a use case represented both in a Use Case Diagram and the respective Use Case Description and System Sequence Diagram, and Class Diagram information is related to what is depicted in the Sequence Diagram.</w:t>
      </w:r>
    </w:p>
    <w:p w14:paraId="4C1D1538" w14:textId="0E3CDF5C"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Performing these consistency checks manually requires </w:t>
      </w:r>
      <w:del w:id="28" w:author="Onaiza Maqbool" w:date="2026-08-26T16:15:00Z" w16du:dateUtc="2026-08-26T11:15:00Z">
        <w:r w:rsidRPr="0074450A" w:rsidDel="007815EC">
          <w:rPr>
            <w:rFonts w:ascii="Times New Roman" w:hAnsi="Times New Roman" w:cs="Times New Roman"/>
          </w:rPr>
          <w:delText xml:space="preserve">some </w:delText>
        </w:r>
      </w:del>
      <w:r w:rsidRPr="0074450A">
        <w:rPr>
          <w:rFonts w:ascii="Times New Roman" w:hAnsi="Times New Roman" w:cs="Times New Roman"/>
        </w:rPr>
        <w:t xml:space="preserve">time and does not provide an easy way to give fast and consistent feedback to the student from the instructor. There should be some system which will allow </w:t>
      </w:r>
      <w:proofErr w:type="gramStart"/>
      <w:r w:rsidRPr="0074450A">
        <w:rPr>
          <w:rFonts w:ascii="Times New Roman" w:hAnsi="Times New Roman" w:cs="Times New Roman"/>
        </w:rPr>
        <w:t>for creating</w:t>
      </w:r>
      <w:proofErr w:type="gramEnd"/>
      <w:r w:rsidRPr="0074450A">
        <w:rPr>
          <w:rFonts w:ascii="Times New Roman" w:hAnsi="Times New Roman" w:cs="Times New Roman"/>
        </w:rPr>
        <w:t xml:space="preserve"> UML diagrams in a consistent environment for students and instructors.</w:t>
      </w:r>
    </w:p>
    <w:p w14:paraId="12C3D90B" w14:textId="77777777" w:rsidR="005B1A0B" w:rsidRPr="0074450A" w:rsidRDefault="005B1A0B" w:rsidP="005B1A0B">
      <w:pPr>
        <w:pStyle w:val="Heading1"/>
        <w:rPr>
          <w:rFonts w:ascii="Times New Roman" w:hAnsi="Times New Roman" w:cs="Times New Roman"/>
        </w:rPr>
      </w:pPr>
      <w:bookmarkStart w:id="29" w:name="_Toc238547675"/>
      <w:bookmarkStart w:id="30" w:name="_Toc238561707"/>
      <w:r w:rsidRPr="0074450A">
        <w:rPr>
          <w:rFonts w:ascii="Times New Roman" w:hAnsi="Times New Roman" w:cs="Times New Roman"/>
        </w:rPr>
        <w:t>1.3 Proposed Solution</w:t>
      </w:r>
      <w:bookmarkEnd w:id="29"/>
      <w:bookmarkEnd w:id="30"/>
    </w:p>
    <w:p w14:paraId="7E6A2A59" w14:textId="77777777" w:rsidR="005B1A0B" w:rsidRPr="0074450A" w:rsidRDefault="005B1A0B" w:rsidP="005B1A0B">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provides a web-based environment for UML modeling, learning, and assessment. Students can create and edit the five UML artifacts listed above, and the system checks their work using predefined rules, including checks for consistency between related artifacts.</w:t>
      </w:r>
    </w:p>
    <w:p w14:paraId="49E790BE"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lastRenderedPageBreak/>
        <w:t>Teachers can attach a requirement or case-study description to an assignment; this text is shown to students as the basis for their modeling task. Separately, the checking engine uses text-processing and semantic-comparison techniques parsing, stop-word removal, keyword matching, and synonym/similarity matching to validate the student's own UML work: comparing Use Case Description steps against SSD messages, and SSD messages against Class Diagram operations, to confirm the artifacts are consistent with each other.</w:t>
      </w:r>
    </w:p>
    <w:p w14:paraId="53A89EF7" w14:textId="77777777" w:rsidR="005B1A0B" w:rsidRPr="0074450A" w:rsidRDefault="005B1A0B" w:rsidP="005B1A0B">
      <w:pPr>
        <w:pStyle w:val="Heading1"/>
        <w:rPr>
          <w:rFonts w:ascii="Times New Roman" w:hAnsi="Times New Roman" w:cs="Times New Roman"/>
        </w:rPr>
      </w:pPr>
      <w:bookmarkStart w:id="31" w:name="_Toc238547676"/>
      <w:bookmarkStart w:id="32" w:name="_Toc238561708"/>
      <w:r w:rsidRPr="0074450A">
        <w:rPr>
          <w:rFonts w:ascii="Times New Roman" w:hAnsi="Times New Roman" w:cs="Times New Roman"/>
        </w:rPr>
        <w:t>1.4 Objectives</w:t>
      </w:r>
      <w:bookmarkEnd w:id="31"/>
      <w:bookmarkEnd w:id="32"/>
    </w:p>
    <w:p w14:paraId="06E750B0"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For students, the system aims to provide an interactive UML modeling environment covering all five artifacts, help them identify and correct problems through available checking and tutorial guidance, support assignment submission, and allow them to view feedback and checking results.</w:t>
      </w:r>
    </w:p>
    <w:p w14:paraId="730F1313"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For teachers, the system aims to support class and assignment management, allow requirement or case-study text to be attached to assignments, reduce the manual effort required to check UML work, and provide automated checking and consistency reports to support evaluation.</w:t>
      </w:r>
    </w:p>
    <w:p w14:paraId="245BC760" w14:textId="77777777" w:rsidR="005B1A0B" w:rsidRPr="0074450A" w:rsidRDefault="005B1A0B" w:rsidP="005B1A0B">
      <w:pPr>
        <w:pStyle w:val="Heading1"/>
        <w:rPr>
          <w:rFonts w:ascii="Times New Roman" w:hAnsi="Times New Roman" w:cs="Times New Roman"/>
        </w:rPr>
      </w:pPr>
      <w:bookmarkStart w:id="33" w:name="_Toc238547677"/>
      <w:bookmarkStart w:id="34" w:name="_Toc238561709"/>
      <w:r w:rsidRPr="0074450A">
        <w:rPr>
          <w:rFonts w:ascii="Times New Roman" w:hAnsi="Times New Roman" w:cs="Times New Roman"/>
        </w:rPr>
        <w:t>1.5 Scope</w:t>
      </w:r>
      <w:bookmarkEnd w:id="33"/>
      <w:bookmarkEnd w:id="34"/>
    </w:p>
    <w:p w14:paraId="6FFC70EF"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scope of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covers:</w:t>
      </w:r>
    </w:p>
    <w:p w14:paraId="42857078"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User authentication and role management</w:t>
      </w:r>
    </w:p>
    <w:p w14:paraId="143877F3"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Class management</w:t>
      </w:r>
    </w:p>
    <w:p w14:paraId="555E5C46"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Assignment management</w:t>
      </w:r>
    </w:p>
    <w:p w14:paraId="2006CFB6" w14:textId="36517BAE"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Creation and editing of </w:t>
      </w:r>
      <w:del w:id="35" w:author="Onaiza Maqbool" w:date="2026-08-26T16:17:00Z" w16du:dateUtc="2026-08-26T11:17:00Z">
        <w:r w:rsidRPr="0074450A" w:rsidDel="00727831">
          <w:rPr>
            <w:rFonts w:ascii="Times New Roman" w:hAnsi="Times New Roman" w:cs="Times New Roman"/>
          </w:rPr>
          <w:delText xml:space="preserve">all </w:delText>
        </w:r>
      </w:del>
      <w:r w:rsidRPr="0074450A">
        <w:rPr>
          <w:rFonts w:ascii="Times New Roman" w:hAnsi="Times New Roman" w:cs="Times New Roman"/>
        </w:rPr>
        <w:t>five UML artifacts</w:t>
      </w:r>
    </w:p>
    <w:p w14:paraId="405B2A4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Attaching requirement or case-study text to assignments</w:t>
      </w:r>
    </w:p>
    <w:p w14:paraId="047178E7"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Automated UML checking and cross-diagram consistency checking</w:t>
      </w:r>
    </w:p>
    <w:p w14:paraId="1037F59C"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Tutorial support</w:t>
      </w:r>
    </w:p>
    <w:p w14:paraId="4DD62448"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Assignment submission, teacher review, and feedback</w:t>
      </w:r>
    </w:p>
    <w:p w14:paraId="2B3ACA5B"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Reports</w:t>
      </w:r>
    </w:p>
    <w:p w14:paraId="0971C3A1"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Announcements and learning resources</w:t>
      </w:r>
    </w:p>
    <w:p w14:paraId="6C6A9E4C"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system is intended for educational use in Software Engineering and Computer Science </w:t>
      </w:r>
      <w:proofErr w:type="gramStart"/>
      <w:r w:rsidRPr="0074450A">
        <w:rPr>
          <w:rFonts w:ascii="Times New Roman" w:hAnsi="Times New Roman" w:cs="Times New Roman"/>
        </w:rPr>
        <w:t>courses, and</w:t>
      </w:r>
      <w:proofErr w:type="gramEnd"/>
      <w:r w:rsidRPr="0074450A">
        <w:rPr>
          <w:rFonts w:ascii="Times New Roman" w:hAnsi="Times New Roman" w:cs="Times New Roman"/>
        </w:rPr>
        <w:t xml:space="preserve"> focuses on helping students build and improve UML models while reducing the manual effort needed for checking and evaluation.</w:t>
      </w:r>
    </w:p>
    <w:p w14:paraId="5147CD42" w14:textId="77777777" w:rsidR="005B1A0B" w:rsidRDefault="005B1A0B" w:rsidP="005B1A0B">
      <w:pPr>
        <w:rPr>
          <w:rFonts w:ascii="Times New Roman" w:hAnsi="Times New Roman" w:cs="Times New Roman"/>
        </w:rPr>
      </w:pPr>
    </w:p>
    <w:p w14:paraId="4A9A3C5C" w14:textId="77777777" w:rsidR="005B1A0B" w:rsidRDefault="005B1A0B" w:rsidP="005B1A0B">
      <w:pPr>
        <w:rPr>
          <w:rFonts w:ascii="Times New Roman" w:hAnsi="Times New Roman" w:cs="Times New Roman"/>
        </w:rPr>
      </w:pPr>
    </w:p>
    <w:p w14:paraId="1A0A7808" w14:textId="77777777" w:rsidR="005B1A0B" w:rsidRPr="0074450A" w:rsidRDefault="005B1A0B" w:rsidP="005B1A0B">
      <w:pPr>
        <w:rPr>
          <w:rFonts w:ascii="Times New Roman" w:hAnsi="Times New Roman" w:cs="Times New Roman"/>
        </w:rPr>
      </w:pPr>
    </w:p>
    <w:p w14:paraId="1EAB7FE2" w14:textId="77777777" w:rsidR="005B1A0B" w:rsidRPr="0074450A" w:rsidRDefault="005B1A0B" w:rsidP="005B1A0B">
      <w:pPr>
        <w:pStyle w:val="Heading2"/>
        <w:rPr>
          <w:rFonts w:ascii="Times New Roman" w:hAnsi="Times New Roman" w:cs="Times New Roman"/>
        </w:rPr>
      </w:pPr>
      <w:bookmarkStart w:id="36" w:name="_Toc238547678"/>
      <w:bookmarkStart w:id="37" w:name="_Toc238561710"/>
      <w:r w:rsidRPr="0074450A">
        <w:rPr>
          <w:rFonts w:ascii="Times New Roman" w:hAnsi="Times New Roman" w:cs="Times New Roman"/>
        </w:rPr>
        <w:lastRenderedPageBreak/>
        <w:t>1.5.1 Project Deliverables</w:t>
      </w:r>
      <w:bookmarkEnd w:id="36"/>
      <w:bookmarkEnd w:id="37"/>
    </w:p>
    <w:p w14:paraId="3455C4B0"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project encompasses several key software deliverables, documentation artifacts, test suites, and database migration scripts. The table below outlines all primary deliverables produced as part of this system:</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3160"/>
        <w:gridCol w:w="6190"/>
      </w:tblGrid>
      <w:tr w:rsidR="005B1A0B" w:rsidRPr="0074450A" w14:paraId="5C00BE16" w14:textId="77777777" w:rsidTr="004F5E12">
        <w:tc>
          <w:tcPr>
            <w:tcW w:w="3200" w:type="dxa"/>
            <w:shd w:val="clear" w:color="auto" w:fill="FFFFFF" w:themeFill="background1"/>
          </w:tcPr>
          <w:p w14:paraId="596767A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Deliverable</w:t>
            </w:r>
          </w:p>
        </w:tc>
        <w:tc>
          <w:tcPr>
            <w:tcW w:w="6300" w:type="dxa"/>
            <w:shd w:val="clear" w:color="auto" w:fill="FFFFFF" w:themeFill="background1"/>
          </w:tcPr>
          <w:p w14:paraId="6EFF879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7881B5CB" w14:textId="77777777" w:rsidTr="004F5E12">
        <w:tc>
          <w:tcPr>
            <w:tcW w:w="3200" w:type="dxa"/>
            <w:shd w:val="clear" w:color="auto" w:fill="FFFFFF" w:themeFill="background1"/>
          </w:tcPr>
          <w:p w14:paraId="238927F0" w14:textId="77777777" w:rsidR="005B1A0B" w:rsidRPr="0074450A" w:rsidRDefault="005B1A0B" w:rsidP="004F5E12">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Web Application</w:t>
            </w:r>
          </w:p>
        </w:tc>
        <w:tc>
          <w:tcPr>
            <w:tcW w:w="6300" w:type="dxa"/>
            <w:shd w:val="clear" w:color="auto" w:fill="FFFFFF" w:themeFill="background1"/>
          </w:tcPr>
          <w:p w14:paraId="5FCDE2C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Complete web-based UML learning and assessment system</w:t>
            </w:r>
          </w:p>
        </w:tc>
      </w:tr>
      <w:tr w:rsidR="005B1A0B" w:rsidRPr="0074450A" w14:paraId="2A8A5E10" w14:textId="77777777" w:rsidTr="004F5E12">
        <w:tc>
          <w:tcPr>
            <w:tcW w:w="3200" w:type="dxa"/>
            <w:shd w:val="clear" w:color="auto" w:fill="FFFFFF" w:themeFill="background1"/>
          </w:tcPr>
          <w:p w14:paraId="2328343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UML Editors</w:t>
            </w:r>
          </w:p>
        </w:tc>
        <w:tc>
          <w:tcPr>
            <w:tcW w:w="6300" w:type="dxa"/>
            <w:shd w:val="clear" w:color="auto" w:fill="FFFFFF" w:themeFill="background1"/>
          </w:tcPr>
          <w:p w14:paraId="58680B6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Editors for Use Case Diagram, Use Case Description, SSD, Class Diagram, and Sequence Diagram</w:t>
            </w:r>
          </w:p>
        </w:tc>
      </w:tr>
      <w:tr w:rsidR="005B1A0B" w:rsidRPr="0074450A" w14:paraId="19795FE6" w14:textId="77777777" w:rsidTr="004F5E12">
        <w:tc>
          <w:tcPr>
            <w:tcW w:w="3200" w:type="dxa"/>
            <w:shd w:val="clear" w:color="auto" w:fill="FFFFFF" w:themeFill="background1"/>
          </w:tcPr>
          <w:p w14:paraId="1947580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Automated Checking Engine</w:t>
            </w:r>
          </w:p>
        </w:tc>
        <w:tc>
          <w:tcPr>
            <w:tcW w:w="6300" w:type="dxa"/>
            <w:shd w:val="clear" w:color="auto" w:fill="FFFFFF" w:themeFill="background1"/>
          </w:tcPr>
          <w:p w14:paraId="610860E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Rule-based checking of individual UML artifacts</w:t>
            </w:r>
          </w:p>
        </w:tc>
      </w:tr>
      <w:tr w:rsidR="005B1A0B" w:rsidRPr="0074450A" w14:paraId="38EA23A3" w14:textId="77777777" w:rsidTr="004F5E12">
        <w:tc>
          <w:tcPr>
            <w:tcW w:w="3200" w:type="dxa"/>
            <w:shd w:val="clear" w:color="auto" w:fill="FFFFFF" w:themeFill="background1"/>
          </w:tcPr>
          <w:p w14:paraId="6060AAF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Consistency Checking</w:t>
            </w:r>
          </w:p>
        </w:tc>
        <w:tc>
          <w:tcPr>
            <w:tcW w:w="6300" w:type="dxa"/>
            <w:shd w:val="clear" w:color="auto" w:fill="FFFFFF" w:themeFill="background1"/>
          </w:tcPr>
          <w:p w14:paraId="778B5FE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Cross-artifact semantic consistency checking (Use Case Description, SSD, and Class Diagram)</w:t>
            </w:r>
          </w:p>
        </w:tc>
      </w:tr>
      <w:tr w:rsidR="005B1A0B" w:rsidRPr="0074450A" w14:paraId="4FBA3B3F" w14:textId="77777777" w:rsidTr="004F5E12">
        <w:tc>
          <w:tcPr>
            <w:tcW w:w="3200" w:type="dxa"/>
            <w:shd w:val="clear" w:color="auto" w:fill="FFFFFF" w:themeFill="background1"/>
          </w:tcPr>
          <w:p w14:paraId="0966097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Requirement Text Handling</w:t>
            </w:r>
          </w:p>
        </w:tc>
        <w:tc>
          <w:tcPr>
            <w:tcW w:w="6300" w:type="dxa"/>
            <w:shd w:val="clear" w:color="auto" w:fill="FFFFFF" w:themeFill="background1"/>
          </w:tcPr>
          <w:p w14:paraId="2A851D1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Attaching and displaying requirement/case-study text on assignments</w:t>
            </w:r>
          </w:p>
        </w:tc>
      </w:tr>
      <w:tr w:rsidR="005B1A0B" w:rsidRPr="0074450A" w14:paraId="2F9629BF" w14:textId="77777777" w:rsidTr="004F5E12">
        <w:tc>
          <w:tcPr>
            <w:tcW w:w="3200" w:type="dxa"/>
            <w:shd w:val="clear" w:color="auto" w:fill="FFFFFF" w:themeFill="background1"/>
          </w:tcPr>
          <w:p w14:paraId="367FC0B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Assignment System</w:t>
            </w:r>
          </w:p>
        </w:tc>
        <w:tc>
          <w:tcPr>
            <w:tcW w:w="6300" w:type="dxa"/>
            <w:shd w:val="clear" w:color="auto" w:fill="FFFFFF" w:themeFill="background1"/>
          </w:tcPr>
          <w:p w14:paraId="5E103A3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Class, assignment, submission, and teacher review functionality</w:t>
            </w:r>
          </w:p>
        </w:tc>
      </w:tr>
      <w:tr w:rsidR="005B1A0B" w:rsidRPr="0074450A" w14:paraId="6191CC7F" w14:textId="77777777" w:rsidTr="004F5E12">
        <w:tc>
          <w:tcPr>
            <w:tcW w:w="3200" w:type="dxa"/>
            <w:shd w:val="clear" w:color="auto" w:fill="FFFFFF" w:themeFill="background1"/>
          </w:tcPr>
          <w:p w14:paraId="2ECC4F1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Tutorial System</w:t>
            </w:r>
          </w:p>
        </w:tc>
        <w:tc>
          <w:tcPr>
            <w:tcW w:w="6300" w:type="dxa"/>
            <w:shd w:val="clear" w:color="auto" w:fill="FFFFFF" w:themeFill="background1"/>
          </w:tcPr>
          <w:p w14:paraId="6F0302D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Request-based, teacher-approved step-by-step guided UML practice</w:t>
            </w:r>
          </w:p>
        </w:tc>
      </w:tr>
      <w:tr w:rsidR="005B1A0B" w:rsidRPr="0074450A" w14:paraId="58C3677D" w14:textId="77777777" w:rsidTr="004F5E12">
        <w:tc>
          <w:tcPr>
            <w:tcW w:w="3200" w:type="dxa"/>
            <w:shd w:val="clear" w:color="auto" w:fill="FFFFFF" w:themeFill="background1"/>
          </w:tcPr>
          <w:p w14:paraId="315F19D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Testing Suite</w:t>
            </w:r>
          </w:p>
        </w:tc>
        <w:tc>
          <w:tcPr>
            <w:tcW w:w="6300" w:type="dxa"/>
            <w:shd w:val="clear" w:color="auto" w:fill="FFFFFF" w:themeFill="background1"/>
          </w:tcPr>
          <w:p w14:paraId="286F816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Backend unit and integration tests (Jest / </w:t>
            </w:r>
            <w:proofErr w:type="spellStart"/>
            <w:r w:rsidRPr="0074450A">
              <w:rPr>
                <w:rFonts w:ascii="Times New Roman" w:hAnsi="Times New Roman" w:cs="Times New Roman"/>
              </w:rPr>
              <w:t>Supertest</w:t>
            </w:r>
            <w:proofErr w:type="spellEnd"/>
            <w:r w:rsidRPr="0074450A">
              <w:rPr>
                <w:rFonts w:ascii="Times New Roman" w:hAnsi="Times New Roman" w:cs="Times New Roman"/>
              </w:rPr>
              <w:t>)</w:t>
            </w:r>
          </w:p>
        </w:tc>
      </w:tr>
      <w:tr w:rsidR="005B1A0B" w:rsidRPr="0074450A" w14:paraId="2355E6A6" w14:textId="77777777" w:rsidTr="004F5E12">
        <w:tc>
          <w:tcPr>
            <w:tcW w:w="3200" w:type="dxa"/>
            <w:shd w:val="clear" w:color="auto" w:fill="FFFFFF" w:themeFill="background1"/>
          </w:tcPr>
          <w:p w14:paraId="5B660CE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Project Documentation</w:t>
            </w:r>
          </w:p>
        </w:tc>
        <w:tc>
          <w:tcPr>
            <w:tcW w:w="6300" w:type="dxa"/>
            <w:shd w:val="clear" w:color="auto" w:fill="FFFFFF" w:themeFill="background1"/>
          </w:tcPr>
          <w:p w14:paraId="750A331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SRS, SDD, testing and project documentation</w:t>
            </w:r>
          </w:p>
        </w:tc>
      </w:tr>
    </w:tbl>
    <w:p w14:paraId="317E2F45" w14:textId="77777777" w:rsidR="005B1A0B" w:rsidRPr="0074450A" w:rsidRDefault="005B1A0B" w:rsidP="005B1A0B">
      <w:pPr>
        <w:rPr>
          <w:rFonts w:ascii="Times New Roman" w:hAnsi="Times New Roman" w:cs="Times New Roman"/>
        </w:rPr>
      </w:pPr>
    </w:p>
    <w:p w14:paraId="50E8300C" w14:textId="77777777" w:rsidR="005B1A0B" w:rsidRPr="0074450A" w:rsidRDefault="005B1A0B" w:rsidP="005B1A0B">
      <w:pPr>
        <w:pStyle w:val="Heading2"/>
        <w:rPr>
          <w:rFonts w:ascii="Times New Roman" w:hAnsi="Times New Roman" w:cs="Times New Roman"/>
        </w:rPr>
      </w:pPr>
      <w:bookmarkStart w:id="38" w:name="_Toc238547679"/>
      <w:bookmarkStart w:id="39" w:name="_Toc238561711"/>
      <w:r w:rsidRPr="0074450A">
        <w:rPr>
          <w:rFonts w:ascii="Times New Roman" w:hAnsi="Times New Roman" w:cs="Times New Roman"/>
        </w:rPr>
        <w:lastRenderedPageBreak/>
        <w:t>1.5.2 Work Breakdown Structure and Task Scheduling</w:t>
      </w:r>
      <w:bookmarkEnd w:id="38"/>
      <w:bookmarkEnd w:id="39"/>
    </w:p>
    <w:p w14:paraId="76882F39" w14:textId="752F08C6" w:rsidR="005B1A0B" w:rsidRDefault="005F502B" w:rsidP="005B1A0B">
      <w:pPr>
        <w:spacing w:before="200" w:after="80"/>
        <w:jc w:val="center"/>
        <w:rPr>
          <w:rFonts w:ascii="Times New Roman" w:hAnsi="Times New Roman" w:cs="Times New Roman"/>
        </w:rPr>
      </w:pPr>
      <w:r>
        <w:rPr>
          <w:noProof/>
        </w:rPr>
        <w:drawing>
          <wp:inline distT="0" distB="0" distL="0" distR="0" wp14:anchorId="6836A96E" wp14:editId="03D3F2EB">
            <wp:extent cx="5943600" cy="5781675"/>
            <wp:effectExtent l="0" t="0" r="0" b="9525"/>
            <wp:docPr id="21463271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781675"/>
                    </a:xfrm>
                    <a:prstGeom prst="rect">
                      <a:avLst/>
                    </a:prstGeom>
                    <a:noFill/>
                    <a:ln>
                      <a:noFill/>
                    </a:ln>
                  </pic:spPr>
                </pic:pic>
              </a:graphicData>
            </a:graphic>
          </wp:inline>
        </w:drawing>
      </w:r>
    </w:p>
    <w:p w14:paraId="1AC80A59" w14:textId="0EBE29EC" w:rsidR="005F502B" w:rsidRPr="0074450A" w:rsidRDefault="005F502B" w:rsidP="005B1A0B">
      <w:pPr>
        <w:spacing w:before="200" w:after="80"/>
        <w:jc w:val="center"/>
        <w:rPr>
          <w:rFonts w:ascii="Times New Roman" w:hAnsi="Times New Roman" w:cs="Times New Roman"/>
        </w:rPr>
      </w:pPr>
      <w:r>
        <w:rPr>
          <w:noProof/>
        </w:rPr>
        <w:lastRenderedPageBreak/>
        <w:drawing>
          <wp:inline distT="0" distB="0" distL="0" distR="0" wp14:anchorId="4653ADDE" wp14:editId="200891F4">
            <wp:extent cx="5943600" cy="2678430"/>
            <wp:effectExtent l="0" t="0" r="0" b="7620"/>
            <wp:docPr id="2091909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78430"/>
                    </a:xfrm>
                    <a:prstGeom prst="rect">
                      <a:avLst/>
                    </a:prstGeom>
                    <a:noFill/>
                    <a:ln>
                      <a:noFill/>
                    </a:ln>
                  </pic:spPr>
                </pic:pic>
              </a:graphicData>
            </a:graphic>
          </wp:inline>
        </w:drawing>
      </w:r>
      <w:r>
        <w:rPr>
          <w:noProof/>
        </w:rPr>
        <w:drawing>
          <wp:inline distT="0" distB="0" distL="0" distR="0" wp14:anchorId="2E0706F1" wp14:editId="6630C895">
            <wp:extent cx="5943600" cy="5304155"/>
            <wp:effectExtent l="0" t="0" r="0" b="0"/>
            <wp:docPr id="19596525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304155"/>
                    </a:xfrm>
                    <a:prstGeom prst="rect">
                      <a:avLst/>
                    </a:prstGeom>
                    <a:noFill/>
                    <a:ln>
                      <a:noFill/>
                    </a:ln>
                  </pic:spPr>
                </pic:pic>
              </a:graphicData>
            </a:graphic>
          </wp:inline>
        </w:drawing>
      </w:r>
      <w:r>
        <w:rPr>
          <w:noProof/>
        </w:rPr>
        <w:lastRenderedPageBreak/>
        <w:drawing>
          <wp:inline distT="0" distB="0" distL="0" distR="0" wp14:anchorId="3EE5491A" wp14:editId="18253361">
            <wp:extent cx="5943600" cy="5304155"/>
            <wp:effectExtent l="0" t="0" r="0" b="0"/>
            <wp:docPr id="1421978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304155"/>
                    </a:xfrm>
                    <a:prstGeom prst="rect">
                      <a:avLst/>
                    </a:prstGeom>
                    <a:noFill/>
                    <a:ln>
                      <a:noFill/>
                    </a:ln>
                  </pic:spPr>
                </pic:pic>
              </a:graphicData>
            </a:graphic>
          </wp:inline>
        </w:drawing>
      </w:r>
      <w:r>
        <w:rPr>
          <w:noProof/>
        </w:rPr>
        <w:lastRenderedPageBreak/>
        <w:drawing>
          <wp:inline distT="0" distB="0" distL="0" distR="0" wp14:anchorId="07CE5206" wp14:editId="4083B78B">
            <wp:extent cx="5943600" cy="5304155"/>
            <wp:effectExtent l="0" t="0" r="0" b="0"/>
            <wp:docPr id="7281474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304155"/>
                    </a:xfrm>
                    <a:prstGeom prst="rect">
                      <a:avLst/>
                    </a:prstGeom>
                    <a:noFill/>
                    <a:ln>
                      <a:noFill/>
                    </a:ln>
                  </pic:spPr>
                </pic:pic>
              </a:graphicData>
            </a:graphic>
          </wp:inline>
        </w:drawing>
      </w:r>
    </w:p>
    <w:p w14:paraId="61888901" w14:textId="77777777" w:rsidR="005B1A0B" w:rsidRPr="0074450A" w:rsidRDefault="005B1A0B" w:rsidP="005B1A0B">
      <w:pPr>
        <w:spacing w:after="240"/>
        <w:jc w:val="center"/>
        <w:rPr>
          <w:rFonts w:ascii="Times New Roman" w:hAnsi="Times New Roman" w:cs="Times New Roman"/>
        </w:rPr>
      </w:pPr>
      <w:r w:rsidRPr="0074450A">
        <w:rPr>
          <w:rFonts w:ascii="Times New Roman" w:hAnsi="Times New Roman" w:cs="Times New Roman"/>
          <w:b/>
          <w:i/>
          <w:color w:val="4F81BD"/>
          <w:sz w:val="20"/>
        </w:rPr>
        <w:t xml:space="preserve">Figure 1.1 – </w:t>
      </w:r>
      <w:proofErr w:type="spellStart"/>
      <w:r w:rsidRPr="0074450A">
        <w:rPr>
          <w:rFonts w:ascii="Times New Roman" w:hAnsi="Times New Roman" w:cs="Times New Roman"/>
          <w:b/>
          <w:i/>
          <w:color w:val="4F81BD"/>
          <w:sz w:val="20"/>
        </w:rPr>
        <w:t>UMLTutor</w:t>
      </w:r>
      <w:proofErr w:type="spellEnd"/>
      <w:r w:rsidRPr="0074450A">
        <w:rPr>
          <w:rFonts w:ascii="Times New Roman" w:hAnsi="Times New Roman" w:cs="Times New Roman"/>
          <w:b/>
          <w:i/>
          <w:color w:val="4F81BD"/>
          <w:sz w:val="20"/>
        </w:rPr>
        <w:t xml:space="preserve"> Task Schedule Timeline (Gantt Chart)</w:t>
      </w:r>
    </w:p>
    <w:p w14:paraId="20C25CA2" w14:textId="77777777" w:rsidR="005F502B" w:rsidRDefault="005F502B" w:rsidP="00970ED6">
      <w:bookmarkStart w:id="40" w:name="_Toc238547680"/>
    </w:p>
    <w:p w14:paraId="51273F4C" w14:textId="77777777" w:rsidR="005F502B" w:rsidRDefault="005F502B" w:rsidP="00970ED6"/>
    <w:p w14:paraId="3E284F21" w14:textId="77777777" w:rsidR="005F502B" w:rsidRDefault="005F502B" w:rsidP="00970ED6"/>
    <w:p w14:paraId="17F4A337" w14:textId="77777777" w:rsidR="005F502B" w:rsidRDefault="005F502B" w:rsidP="005F502B"/>
    <w:p w14:paraId="6A49A9E7" w14:textId="77777777" w:rsidR="00970ED6" w:rsidRDefault="00970ED6" w:rsidP="00970ED6"/>
    <w:p w14:paraId="7E1FC9CF" w14:textId="77777777" w:rsidR="00970ED6" w:rsidRDefault="00970ED6" w:rsidP="00970ED6"/>
    <w:p w14:paraId="5FC5720E" w14:textId="2961BB64" w:rsidR="00727831" w:rsidRDefault="00727831" w:rsidP="005B1A0B">
      <w:pPr>
        <w:pStyle w:val="Heading1"/>
        <w:rPr>
          <w:ins w:id="41" w:author="Onaiza Maqbool" w:date="2026-08-26T16:18:00Z" w16du:dateUtc="2026-08-26T11:18:00Z"/>
          <w:rFonts w:ascii="Times New Roman" w:hAnsi="Times New Roman" w:cs="Times New Roman"/>
        </w:rPr>
      </w:pPr>
      <w:bookmarkStart w:id="42" w:name="_Toc238561712"/>
      <w:ins w:id="43" w:author="Onaiza Maqbool" w:date="2026-08-26T16:18:00Z" w16du:dateUtc="2026-08-26T11:18:00Z">
        <w:r>
          <w:rPr>
            <w:rFonts w:ascii="Times New Roman" w:hAnsi="Times New Roman" w:cs="Times New Roman"/>
          </w:rPr>
          <w:lastRenderedPageBreak/>
          <w:t xml:space="preserve">The </w:t>
        </w:r>
        <w:proofErr w:type="spellStart"/>
        <w:r>
          <w:rPr>
            <w:rFonts w:ascii="Times New Roman" w:hAnsi="Times New Roman" w:cs="Times New Roman"/>
          </w:rPr>
          <w:t>gantt</w:t>
        </w:r>
        <w:proofErr w:type="spellEnd"/>
        <w:r>
          <w:rPr>
            <w:rFonts w:ascii="Times New Roman" w:hAnsi="Times New Roman" w:cs="Times New Roman"/>
          </w:rPr>
          <w:t xml:space="preserve"> chart does not seem to be for incremental model</w:t>
        </w:r>
      </w:ins>
    </w:p>
    <w:p w14:paraId="6BDD4D10" w14:textId="4F648EC1" w:rsidR="005B1A0B" w:rsidRPr="0074450A" w:rsidRDefault="005B1A0B" w:rsidP="005B1A0B">
      <w:pPr>
        <w:pStyle w:val="Heading1"/>
        <w:rPr>
          <w:rFonts w:ascii="Times New Roman" w:hAnsi="Times New Roman" w:cs="Times New Roman"/>
        </w:rPr>
      </w:pPr>
      <w:r w:rsidRPr="0074450A">
        <w:rPr>
          <w:rFonts w:ascii="Times New Roman" w:hAnsi="Times New Roman" w:cs="Times New Roman"/>
        </w:rPr>
        <w:t>1.6 Development Approach</w:t>
      </w:r>
      <w:bookmarkEnd w:id="40"/>
      <w:bookmarkEnd w:id="42"/>
    </w:p>
    <w:p w14:paraId="23E261F0" w14:textId="77777777" w:rsidR="005B1A0B" w:rsidRPr="0074450A" w:rsidRDefault="005B1A0B" w:rsidP="005B1A0B">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was developed using an incremental development approach: the system was built and improved in stages, with each increment adding or improving functionality while earlier functionality was tested and refined. This approach suited a project with several related but separable areas UML editors, assignment management, automated checking, consistency checking, submission, and evaluation.</w:t>
      </w:r>
    </w:p>
    <w:p w14:paraId="3ED4093B" w14:textId="77777777" w:rsidR="005B1A0B" w:rsidRPr="0074450A" w:rsidRDefault="005B1A0B" w:rsidP="005B1A0B">
      <w:pPr>
        <w:pStyle w:val="Heading1"/>
        <w:rPr>
          <w:rFonts w:ascii="Times New Roman" w:hAnsi="Times New Roman" w:cs="Times New Roman"/>
        </w:rPr>
      </w:pPr>
      <w:bookmarkStart w:id="44" w:name="_Toc238547681"/>
      <w:bookmarkStart w:id="45" w:name="_Toc238561713"/>
      <w:r w:rsidRPr="0074450A">
        <w:rPr>
          <w:rFonts w:ascii="Times New Roman" w:hAnsi="Times New Roman" w:cs="Times New Roman"/>
        </w:rPr>
        <w:t>1.7 Main Users</w:t>
      </w:r>
      <w:bookmarkEnd w:id="44"/>
      <w:bookmarkEnd w:id="45"/>
    </w:p>
    <w:p w14:paraId="6772FC7D" w14:textId="77777777" w:rsidR="005B1A0B" w:rsidRPr="0074450A" w:rsidRDefault="005B1A0B" w:rsidP="005B1A0B">
      <w:pPr>
        <w:pStyle w:val="Heading2"/>
        <w:rPr>
          <w:rFonts w:ascii="Times New Roman" w:hAnsi="Times New Roman" w:cs="Times New Roman"/>
        </w:rPr>
      </w:pPr>
      <w:bookmarkStart w:id="46" w:name="_Toc238547682"/>
      <w:bookmarkStart w:id="47" w:name="_Toc238561714"/>
      <w:r w:rsidRPr="0074450A">
        <w:rPr>
          <w:rFonts w:ascii="Times New Roman" w:hAnsi="Times New Roman" w:cs="Times New Roman"/>
        </w:rPr>
        <w:t>1.7.1 Student</w:t>
      </w:r>
      <w:bookmarkEnd w:id="46"/>
      <w:bookmarkEnd w:id="47"/>
    </w:p>
    <w:p w14:paraId="414D425E"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Students use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to view assignments and requirement text, create and edit UML models, request tutorial support, submit assignments, and view checking results, feedback, and reports.</w:t>
      </w:r>
    </w:p>
    <w:p w14:paraId="4BF7ECC2" w14:textId="77777777" w:rsidR="005B1A0B" w:rsidRPr="0074450A" w:rsidRDefault="005B1A0B" w:rsidP="005B1A0B">
      <w:pPr>
        <w:pStyle w:val="Heading2"/>
        <w:rPr>
          <w:rFonts w:ascii="Times New Roman" w:hAnsi="Times New Roman" w:cs="Times New Roman"/>
        </w:rPr>
      </w:pPr>
      <w:bookmarkStart w:id="48" w:name="_Toc238547683"/>
      <w:bookmarkStart w:id="49" w:name="_Toc238561715"/>
      <w:r w:rsidRPr="0074450A">
        <w:rPr>
          <w:rFonts w:ascii="Times New Roman" w:hAnsi="Times New Roman" w:cs="Times New Roman"/>
        </w:rPr>
        <w:t>1.7.2 Teacher</w:t>
      </w:r>
      <w:bookmarkEnd w:id="48"/>
      <w:bookmarkEnd w:id="49"/>
    </w:p>
    <w:p w14:paraId="0142BBCD"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Teachers use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to manage classes and assignments, provide requirement or case-study information, review student submissions, run or view automated and consistency checking, provide feedback, and support students through tutorial activities.</w:t>
      </w:r>
    </w:p>
    <w:p w14:paraId="782B5B78" w14:textId="77777777" w:rsidR="005B1A0B" w:rsidRPr="0074450A" w:rsidRDefault="005B1A0B" w:rsidP="005B1A0B">
      <w:pPr>
        <w:pStyle w:val="Heading1"/>
        <w:rPr>
          <w:rFonts w:ascii="Times New Roman" w:hAnsi="Times New Roman" w:cs="Times New Roman"/>
        </w:rPr>
      </w:pPr>
      <w:bookmarkStart w:id="50" w:name="_Toc238547684"/>
      <w:bookmarkStart w:id="51" w:name="_Toc238561716"/>
      <w:r w:rsidRPr="0074450A">
        <w:rPr>
          <w:rFonts w:ascii="Times New Roman" w:hAnsi="Times New Roman" w:cs="Times New Roman"/>
        </w:rPr>
        <w:t>1.8 High-Level System Workflow</w:t>
      </w:r>
      <w:bookmarkEnd w:id="50"/>
      <w:bookmarkEnd w:id="51"/>
    </w:p>
    <w:p w14:paraId="32610D0C" w14:textId="77777777" w:rsidR="005B1A0B" w:rsidRPr="0074450A" w:rsidRDefault="005B1A0B" w:rsidP="005B1A0B">
      <w:pPr>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provides two working modes for students: </w:t>
      </w:r>
    </w:p>
    <w:p w14:paraId="503E4D84" w14:textId="77777777" w:rsidR="005B1A0B" w:rsidRPr="0074450A" w:rsidRDefault="005B1A0B" w:rsidP="005B1A0B">
      <w:pPr>
        <w:jc w:val="center"/>
        <w:rPr>
          <w:rFonts w:ascii="Times New Roman" w:hAnsi="Times New Roman" w:cs="Times New Roman"/>
          <w:b/>
          <w:bCs/>
        </w:rPr>
      </w:pPr>
      <w:r w:rsidRPr="0074450A">
        <w:rPr>
          <w:rFonts w:ascii="Times New Roman" w:hAnsi="Times New Roman" w:cs="Times New Roman"/>
          <w:b/>
          <w:bCs/>
        </w:rPr>
        <w:t>Development Mode and Tutorial Mode.</w:t>
      </w:r>
    </w:p>
    <w:p w14:paraId="013097B9"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 In </w:t>
      </w:r>
      <w:r w:rsidRPr="0074450A">
        <w:rPr>
          <w:rFonts w:ascii="Times New Roman" w:hAnsi="Times New Roman" w:cs="Times New Roman"/>
          <w:b/>
          <w:bCs/>
        </w:rPr>
        <w:t>Development Mode</w:t>
      </w:r>
      <w:r w:rsidRPr="0074450A">
        <w:rPr>
          <w:rFonts w:ascii="Times New Roman" w:hAnsi="Times New Roman" w:cs="Times New Roman"/>
        </w:rPr>
        <w:t xml:space="preserve">, students are free to develop the required UML artifacts without being interrupted by the system in every step. Regardless of the chosen mode, students can always run an automatic checking of their work </w:t>
      </w:r>
      <w:proofErr w:type="gramStart"/>
      <w:r w:rsidRPr="0074450A">
        <w:rPr>
          <w:rFonts w:ascii="Times New Roman" w:hAnsi="Times New Roman" w:cs="Times New Roman"/>
        </w:rPr>
        <w:t>in order to</w:t>
      </w:r>
      <w:proofErr w:type="gramEnd"/>
      <w:r w:rsidRPr="0074450A">
        <w:rPr>
          <w:rFonts w:ascii="Times New Roman" w:hAnsi="Times New Roman" w:cs="Times New Roman"/>
        </w:rPr>
        <w:t xml:space="preserve"> detect rule </w:t>
      </w:r>
      <w:proofErr w:type="gramStart"/>
      <w:r w:rsidRPr="0074450A">
        <w:rPr>
          <w:rFonts w:ascii="Times New Roman" w:hAnsi="Times New Roman" w:cs="Times New Roman"/>
        </w:rPr>
        <w:t>violation</w:t>
      </w:r>
      <w:proofErr w:type="gramEnd"/>
      <w:r w:rsidRPr="0074450A">
        <w:rPr>
          <w:rFonts w:ascii="Times New Roman" w:hAnsi="Times New Roman" w:cs="Times New Roman"/>
        </w:rPr>
        <w:t xml:space="preserve"> and inconsistencies in the work before its submission. Students can submit their work once done.</w:t>
      </w:r>
    </w:p>
    <w:p w14:paraId="403954B8"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Students requiring some guidance during work have the option of </w:t>
      </w:r>
      <w:r w:rsidRPr="0074450A">
        <w:rPr>
          <w:rFonts w:ascii="Times New Roman" w:hAnsi="Times New Roman" w:cs="Times New Roman"/>
          <w:b/>
          <w:bCs/>
        </w:rPr>
        <w:t>Tutorial Mode</w:t>
      </w:r>
      <w:r w:rsidRPr="0074450A">
        <w:rPr>
          <w:rFonts w:ascii="Times New Roman" w:hAnsi="Times New Roman" w:cs="Times New Roman"/>
        </w:rPr>
        <w:t xml:space="preserve">. A student needs to make a request to use Tutorial Mode on the work he/she intends to submit, and a teacher needs to approve the request </w:t>
      </w:r>
      <w:proofErr w:type="gramStart"/>
      <w:r w:rsidRPr="0074450A">
        <w:rPr>
          <w:rFonts w:ascii="Times New Roman" w:hAnsi="Times New Roman" w:cs="Times New Roman"/>
        </w:rPr>
        <w:t>in order for</w:t>
      </w:r>
      <w:proofErr w:type="gramEnd"/>
      <w:r w:rsidRPr="0074450A">
        <w:rPr>
          <w:rFonts w:ascii="Times New Roman" w:hAnsi="Times New Roman" w:cs="Times New Roman"/>
        </w:rPr>
        <w:t xml:space="preserve"> step-by-step guidance to be available. If approved, the system will guide the student through the tasks one after another, check the completed step, correct it if necessary and then let him/her proceed.</w:t>
      </w:r>
    </w:p>
    <w:p w14:paraId="7273FFBE"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Once a student has submitted his/her work, the teacher can launch the checking engine and run it against the UML artifacts submitted. The system will generate a report on the consistency, which the teacher uses together with the work to check the student's work. After reviewing the work, the corresponding report is provided to the student.</w:t>
      </w:r>
    </w:p>
    <w:p w14:paraId="67270CB7" w14:textId="77777777" w:rsidR="005B1A0B" w:rsidRPr="0074450A" w:rsidRDefault="005B1A0B" w:rsidP="005B1A0B">
      <w:pPr>
        <w:pStyle w:val="Heading1"/>
        <w:rPr>
          <w:rFonts w:ascii="Times New Roman" w:hAnsi="Times New Roman" w:cs="Times New Roman"/>
        </w:rPr>
      </w:pPr>
      <w:bookmarkStart w:id="52" w:name="_Toc238547685"/>
      <w:bookmarkStart w:id="53" w:name="_Toc238561717"/>
      <w:r w:rsidRPr="0074450A">
        <w:rPr>
          <w:rFonts w:ascii="Times New Roman" w:hAnsi="Times New Roman" w:cs="Times New Roman"/>
        </w:rPr>
        <w:lastRenderedPageBreak/>
        <w:t>1.9 Role of Semantic Consistency Checking</w:t>
      </w:r>
      <w:bookmarkEnd w:id="52"/>
      <w:bookmarkEnd w:id="53"/>
    </w:p>
    <w:p w14:paraId="601FA983"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An assignment may include requirement or case-study text that is shown to students as the basis for their modeling task. </w:t>
      </w:r>
      <w:proofErr w:type="spellStart"/>
      <w:r w:rsidRPr="0074450A">
        <w:rPr>
          <w:rFonts w:ascii="Times New Roman" w:hAnsi="Times New Roman" w:cs="Times New Roman"/>
        </w:rPr>
        <w:t>UMLTutor's</w:t>
      </w:r>
      <w:proofErr w:type="spellEnd"/>
      <w:r w:rsidRPr="0074450A">
        <w:rPr>
          <w:rFonts w:ascii="Times New Roman" w:hAnsi="Times New Roman" w:cs="Times New Roman"/>
        </w:rPr>
        <w:t xml:space="preserve"> checking engine uses text-processing and semantic-matching techniques parsing, stop-word removal, and synonym/similarity comparison to confirm that a student's UML artifacts are consistent with one another: matching Use Case Description steps to the corresponding SSD messages, and SSD messages to Class Diagram operations. This semantic matching between a student's own artifacts, rather than free-text parsing of the requirement or case-study description, is what supports the automated and consistency checking described in the next section.</w:t>
      </w:r>
    </w:p>
    <w:p w14:paraId="39B6E90C" w14:textId="77777777" w:rsidR="005B1A0B" w:rsidRPr="0074450A" w:rsidRDefault="005B1A0B" w:rsidP="005B1A0B">
      <w:pPr>
        <w:pStyle w:val="Heading1"/>
        <w:rPr>
          <w:rFonts w:ascii="Times New Roman" w:hAnsi="Times New Roman" w:cs="Times New Roman"/>
        </w:rPr>
      </w:pPr>
      <w:bookmarkStart w:id="54" w:name="_Toc238547686"/>
      <w:bookmarkStart w:id="55" w:name="_Toc238561718"/>
      <w:r w:rsidRPr="0074450A">
        <w:rPr>
          <w:rFonts w:ascii="Times New Roman" w:hAnsi="Times New Roman" w:cs="Times New Roman"/>
        </w:rPr>
        <w:t>1.10 Automated Checking and Consistency Checking</w:t>
      </w:r>
      <w:bookmarkEnd w:id="54"/>
      <w:bookmarkEnd w:id="55"/>
    </w:p>
    <w:p w14:paraId="39173EC3" w14:textId="77777777" w:rsidR="005B1A0B" w:rsidRPr="00727831" w:rsidRDefault="005B1A0B" w:rsidP="005B1A0B">
      <w:pPr>
        <w:jc w:val="both"/>
        <w:rPr>
          <w:rFonts w:ascii="Times New Roman" w:hAnsi="Times New Roman" w:cs="Times New Roman"/>
          <w:bCs/>
        </w:rPr>
      </w:pPr>
      <w:r w:rsidRPr="0074450A">
        <w:rPr>
          <w:rFonts w:ascii="Times New Roman" w:hAnsi="Times New Roman" w:cs="Times New Roman"/>
        </w:rPr>
        <w:t xml:space="preserve">Automated checking applies predefined rules to a student's UML work to identify problems in an individual model, for example checking whether required elements or relationships follow the defined rules. Consistency checking compares related information between artifacts for example, comparing a Use Case Diagram with its Use Case Description and System Sequence Diagram, or a Class Diagram with a related Sequence Diagram to identify differences or conflicts between related UML artifacts. </w:t>
      </w:r>
      <w:r w:rsidRPr="00727831">
        <w:rPr>
          <w:rFonts w:ascii="Times New Roman" w:hAnsi="Times New Roman" w:cs="Times New Roman"/>
          <w:bCs/>
          <w:rPrChange w:id="56" w:author="Onaiza Maqbool" w:date="2026-08-26T16:20:00Z" w16du:dateUtc="2026-08-26T11:20:00Z">
            <w:rPr>
              <w:rFonts w:ascii="Times New Roman" w:hAnsi="Times New Roman" w:cs="Times New Roman"/>
              <w:b/>
            </w:rPr>
          </w:rPrChange>
        </w:rPr>
        <w:t>A consistency report can be generated both while a student is working, through in-editor checking, and by the teacher running the checking engine against the submitted work.</w:t>
      </w:r>
    </w:p>
    <w:p w14:paraId="4BCF8AAB" w14:textId="77777777" w:rsidR="005B1A0B" w:rsidRPr="0074450A" w:rsidRDefault="005B1A0B" w:rsidP="005B1A0B">
      <w:pPr>
        <w:pStyle w:val="Heading1"/>
        <w:rPr>
          <w:rFonts w:ascii="Times New Roman" w:hAnsi="Times New Roman" w:cs="Times New Roman"/>
        </w:rPr>
      </w:pPr>
      <w:bookmarkStart w:id="57" w:name="_Toc238547687"/>
      <w:bookmarkStart w:id="58" w:name="_Toc238561719"/>
      <w:r w:rsidRPr="0074450A">
        <w:rPr>
          <w:rFonts w:ascii="Times New Roman" w:hAnsi="Times New Roman" w:cs="Times New Roman"/>
        </w:rPr>
        <w:t>1.11 Tools and Techniques</w:t>
      </w:r>
      <w:bookmarkEnd w:id="57"/>
      <w:bookmarkEnd w:id="58"/>
    </w:p>
    <w:p w14:paraId="74079510"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This section lists the tools and techniques used to build, test, and deploy </w:t>
      </w:r>
      <w:proofErr w:type="spellStart"/>
      <w:r w:rsidRPr="0074450A">
        <w:rPr>
          <w:rFonts w:ascii="Times New Roman" w:hAnsi="Times New Roman" w:cs="Times New Roman"/>
        </w:rPr>
        <w:t>UMLTutor</w:t>
      </w:r>
      <w:proofErr w:type="spellEnd"/>
      <w:r w:rsidRPr="0074450A">
        <w:rPr>
          <w:rFonts w:ascii="Times New Roman" w:hAnsi="Times New Roman" w:cs="Times New Roman"/>
        </w:rPr>
        <w:t>, based on the project's own configuration files (</w:t>
      </w:r>
      <w:proofErr w:type="spellStart"/>
      <w:proofErr w:type="gramStart"/>
      <w:r w:rsidRPr="0074450A">
        <w:rPr>
          <w:rFonts w:ascii="Times New Roman" w:hAnsi="Times New Roman" w:cs="Times New Roman"/>
        </w:rPr>
        <w:t>package.json</w:t>
      </w:r>
      <w:proofErr w:type="spellEnd"/>
      <w:proofErr w:type="gramEnd"/>
      <w:r w:rsidRPr="0074450A">
        <w:rPr>
          <w:rFonts w:ascii="Times New Roman" w:hAnsi="Times New Roman" w:cs="Times New Roman"/>
        </w:rPr>
        <w:t>, GitHub Actions workflow, Prisma schema, and Kubernetes manifests).</w:t>
      </w:r>
    </w:p>
    <w:p w14:paraId="7B4B0F22" w14:textId="77777777" w:rsidR="005B1A0B" w:rsidRPr="0074450A" w:rsidRDefault="005B1A0B" w:rsidP="005B1A0B">
      <w:pPr>
        <w:pStyle w:val="Heading2"/>
        <w:rPr>
          <w:rFonts w:ascii="Times New Roman" w:hAnsi="Times New Roman" w:cs="Times New Roman"/>
        </w:rPr>
      </w:pPr>
      <w:bookmarkStart w:id="59" w:name="_Toc238547688"/>
      <w:bookmarkStart w:id="60" w:name="_Toc238561720"/>
      <w:r w:rsidRPr="0074450A">
        <w:rPr>
          <w:rFonts w:ascii="Times New Roman" w:hAnsi="Times New Roman" w:cs="Times New Roman"/>
        </w:rPr>
        <w:t>1.11.1 Development Process and Infrastructure</w:t>
      </w:r>
      <w:bookmarkEnd w:id="59"/>
      <w:bookmarkEnd w:id="60"/>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2122"/>
        <w:gridCol w:w="7228"/>
      </w:tblGrid>
      <w:tr w:rsidR="005B1A0B" w:rsidRPr="0074450A" w14:paraId="7C0C6277" w14:textId="77777777" w:rsidTr="005F502B">
        <w:tc>
          <w:tcPr>
            <w:tcW w:w="2122" w:type="dxa"/>
            <w:shd w:val="clear" w:color="auto" w:fill="FFFFFF" w:themeFill="background1"/>
          </w:tcPr>
          <w:p w14:paraId="0990917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Area</w:t>
            </w:r>
          </w:p>
        </w:tc>
        <w:tc>
          <w:tcPr>
            <w:tcW w:w="7228" w:type="dxa"/>
            <w:shd w:val="clear" w:color="auto" w:fill="FFFFFF" w:themeFill="background1"/>
          </w:tcPr>
          <w:p w14:paraId="0A29AE3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Details</w:t>
            </w:r>
          </w:p>
        </w:tc>
      </w:tr>
      <w:tr w:rsidR="005B1A0B" w:rsidRPr="0074450A" w14:paraId="2C00A3B0" w14:textId="77777777" w:rsidTr="005F502B">
        <w:tc>
          <w:tcPr>
            <w:tcW w:w="2122" w:type="dxa"/>
            <w:shd w:val="clear" w:color="auto" w:fill="FFFFFF" w:themeFill="background1"/>
          </w:tcPr>
          <w:p w14:paraId="022A792D" w14:textId="77777777" w:rsidR="005B1A0B" w:rsidRPr="0074450A" w:rsidRDefault="005B1A0B" w:rsidP="00163D79">
            <w:pPr>
              <w:rPr>
                <w:rFonts w:ascii="Times New Roman" w:hAnsi="Times New Roman" w:cs="Times New Roman"/>
              </w:rPr>
            </w:pPr>
            <w:r w:rsidRPr="0074450A">
              <w:rPr>
                <w:rFonts w:ascii="Times New Roman" w:hAnsi="Times New Roman" w:cs="Times New Roman"/>
              </w:rPr>
              <w:t>Version Control and Collaboration</w:t>
            </w:r>
          </w:p>
        </w:tc>
        <w:tc>
          <w:tcPr>
            <w:tcW w:w="7228" w:type="dxa"/>
            <w:shd w:val="clear" w:color="auto" w:fill="FFFFFF" w:themeFill="background1"/>
          </w:tcPr>
          <w:p w14:paraId="3277764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The project source code is managed with Git and hosted on GitHub as a single repository containing two workspaces,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-backend and </w:t>
            </w:r>
            <w:proofErr w:type="spellStart"/>
            <w:r w:rsidRPr="0074450A">
              <w:rPr>
                <w:rFonts w:ascii="Times New Roman" w:hAnsi="Times New Roman" w:cs="Times New Roman"/>
              </w:rPr>
              <w:t>umltutor</w:t>
            </w:r>
            <w:proofErr w:type="spellEnd"/>
            <w:r w:rsidRPr="0074450A">
              <w:rPr>
                <w:rFonts w:ascii="Times New Roman" w:hAnsi="Times New Roman" w:cs="Times New Roman"/>
              </w:rPr>
              <w:t>-frontend. Development progress was tracked against the schedule and milestones shown in Figure 1.1.</w:t>
            </w:r>
          </w:p>
        </w:tc>
      </w:tr>
      <w:tr w:rsidR="005B1A0B" w:rsidRPr="0074450A" w14:paraId="7DEC7067" w14:textId="77777777" w:rsidTr="005F502B">
        <w:tc>
          <w:tcPr>
            <w:tcW w:w="2122" w:type="dxa"/>
            <w:shd w:val="clear" w:color="auto" w:fill="FFFFFF" w:themeFill="background1"/>
          </w:tcPr>
          <w:p w14:paraId="2F945C0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Continuous Integration and Deployment</w:t>
            </w:r>
          </w:p>
        </w:tc>
        <w:tc>
          <w:tcPr>
            <w:tcW w:w="7228" w:type="dxa"/>
            <w:shd w:val="clear" w:color="auto" w:fill="FFFFFF" w:themeFill="background1"/>
          </w:tcPr>
          <w:p w14:paraId="699B17C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GitHub Actions workflow (.</w:t>
            </w:r>
            <w:proofErr w:type="spellStart"/>
            <w:r w:rsidRPr="0074450A">
              <w:rPr>
                <w:rFonts w:ascii="Times New Roman" w:hAnsi="Times New Roman" w:cs="Times New Roman"/>
              </w:rPr>
              <w:t>github</w:t>
            </w:r>
            <w:proofErr w:type="spellEnd"/>
            <w:r w:rsidRPr="0074450A">
              <w:rPr>
                <w:rFonts w:ascii="Times New Roman" w:hAnsi="Times New Roman" w:cs="Times New Roman"/>
              </w:rPr>
              <w:t>/workflows/</w:t>
            </w:r>
            <w:proofErr w:type="spellStart"/>
            <w:r w:rsidRPr="0074450A">
              <w:rPr>
                <w:rFonts w:ascii="Times New Roman" w:hAnsi="Times New Roman" w:cs="Times New Roman"/>
              </w:rPr>
              <w:t>deploy.yml</w:t>
            </w:r>
            <w:proofErr w:type="spellEnd"/>
            <w:r w:rsidRPr="0074450A">
              <w:rPr>
                <w:rFonts w:ascii="Times New Roman" w:hAnsi="Times New Roman" w:cs="Times New Roman"/>
              </w:rPr>
              <w:t>) automatically builds Docker images for both the backend and frontend services on every push to the main branch and publishes them to the GitHub Container Registry (ghcr.io).</w:t>
            </w:r>
          </w:p>
        </w:tc>
      </w:tr>
      <w:tr w:rsidR="005B1A0B" w:rsidRPr="0074450A" w14:paraId="4438FC19" w14:textId="77777777" w:rsidTr="005F502B">
        <w:tc>
          <w:tcPr>
            <w:tcW w:w="2122" w:type="dxa"/>
            <w:shd w:val="clear" w:color="auto" w:fill="FFFFFF" w:themeFill="background1"/>
          </w:tcPr>
          <w:p w14:paraId="72A11F51" w14:textId="77777777" w:rsidR="005B1A0B" w:rsidRPr="0074450A" w:rsidRDefault="005B1A0B" w:rsidP="00163D79">
            <w:pPr>
              <w:rPr>
                <w:rFonts w:ascii="Times New Roman" w:hAnsi="Times New Roman" w:cs="Times New Roman"/>
              </w:rPr>
            </w:pPr>
            <w:r w:rsidRPr="0074450A">
              <w:rPr>
                <w:rFonts w:ascii="Times New Roman" w:hAnsi="Times New Roman" w:cs="Times New Roman"/>
              </w:rPr>
              <w:t>Containerization and Orchestration</w:t>
            </w:r>
          </w:p>
        </w:tc>
        <w:tc>
          <w:tcPr>
            <w:tcW w:w="7228" w:type="dxa"/>
            <w:shd w:val="clear" w:color="auto" w:fill="FFFFFF" w:themeFill="background1"/>
          </w:tcPr>
          <w:p w14:paraId="2A3B690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Docker is used to containerize the backend and frontend services. Kubernetes manifests (k8s-full-</w:t>
            </w:r>
            <w:proofErr w:type="gramStart"/>
            <w:r w:rsidRPr="0074450A">
              <w:rPr>
                <w:rFonts w:ascii="Times New Roman" w:hAnsi="Times New Roman" w:cs="Times New Roman"/>
              </w:rPr>
              <w:t>stack.yaml</w:t>
            </w:r>
            <w:proofErr w:type="gramEnd"/>
            <w:r w:rsidRPr="0074450A">
              <w:rPr>
                <w:rFonts w:ascii="Times New Roman" w:hAnsi="Times New Roman" w:cs="Times New Roman"/>
              </w:rPr>
              <w:t xml:space="preserve"> and </w:t>
            </w:r>
            <w:proofErr w:type="spellStart"/>
            <w:r w:rsidRPr="0074450A">
              <w:rPr>
                <w:rFonts w:ascii="Times New Roman" w:hAnsi="Times New Roman" w:cs="Times New Roman"/>
              </w:rPr>
              <w:t>umltutor</w:t>
            </w:r>
            <w:proofErr w:type="spellEnd"/>
            <w:r w:rsidRPr="0074450A">
              <w:rPr>
                <w:rFonts w:ascii="Times New Roman" w:hAnsi="Times New Roman" w:cs="Times New Roman"/>
              </w:rPr>
              <w:t>-backend/k8s/</w:t>
            </w:r>
            <w:proofErr w:type="spellStart"/>
            <w:r w:rsidRPr="0074450A">
              <w:rPr>
                <w:rFonts w:ascii="Times New Roman" w:hAnsi="Times New Roman" w:cs="Times New Roman"/>
              </w:rPr>
              <w:t>deployment.yaml</w:t>
            </w:r>
            <w:proofErr w:type="spellEnd"/>
            <w:r w:rsidRPr="0074450A">
              <w:rPr>
                <w:rFonts w:ascii="Times New Roman" w:hAnsi="Times New Roman" w:cs="Times New Roman"/>
              </w:rPr>
              <w:t>) define how these services, together with the PostgreSQL database and supporting components, are deployed and scaled in a cluster environment.</w:t>
            </w:r>
          </w:p>
        </w:tc>
      </w:tr>
    </w:tbl>
    <w:p w14:paraId="592C1AA8" w14:textId="77777777" w:rsidR="005B1A0B" w:rsidRPr="0074450A" w:rsidRDefault="005B1A0B" w:rsidP="005B1A0B">
      <w:pPr>
        <w:jc w:val="both"/>
        <w:rPr>
          <w:rFonts w:ascii="Times New Roman" w:hAnsi="Times New Roman" w:cs="Times New Roman"/>
        </w:rPr>
      </w:pPr>
    </w:p>
    <w:p w14:paraId="0C077521" w14:textId="77777777" w:rsidR="005B1A0B" w:rsidRPr="0074450A" w:rsidRDefault="005B1A0B" w:rsidP="005B1A0B">
      <w:pPr>
        <w:pStyle w:val="Heading2"/>
        <w:jc w:val="both"/>
        <w:rPr>
          <w:rFonts w:ascii="Times New Roman" w:hAnsi="Times New Roman" w:cs="Times New Roman"/>
        </w:rPr>
      </w:pPr>
      <w:bookmarkStart w:id="61" w:name="_Toc238547689"/>
      <w:bookmarkStart w:id="62" w:name="_Toc238561721"/>
      <w:r w:rsidRPr="0074450A">
        <w:rPr>
          <w:rFonts w:ascii="Times New Roman" w:hAnsi="Times New Roman" w:cs="Times New Roman"/>
        </w:rPr>
        <w:t>1.11.2 Backend Development Tools</w:t>
      </w:r>
      <w:bookmarkEnd w:id="61"/>
      <w:bookmarkEnd w:id="6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4134"/>
        <w:gridCol w:w="5216"/>
      </w:tblGrid>
      <w:tr w:rsidR="005B1A0B" w:rsidRPr="0074450A" w14:paraId="57A625D1" w14:textId="77777777" w:rsidTr="004F5E12">
        <w:tc>
          <w:tcPr>
            <w:tcW w:w="4200" w:type="dxa"/>
            <w:shd w:val="clear" w:color="auto" w:fill="FFFFFF" w:themeFill="background1"/>
          </w:tcPr>
          <w:p w14:paraId="15251B2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Tool</w:t>
            </w:r>
          </w:p>
        </w:tc>
        <w:tc>
          <w:tcPr>
            <w:tcW w:w="5300" w:type="dxa"/>
            <w:shd w:val="clear" w:color="auto" w:fill="FFFFFF" w:themeFill="background1"/>
          </w:tcPr>
          <w:p w14:paraId="4B8F686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r>
      <w:tr w:rsidR="005B1A0B" w:rsidRPr="0074450A" w14:paraId="60907E4C" w14:textId="77777777" w:rsidTr="004F5E12">
        <w:tc>
          <w:tcPr>
            <w:tcW w:w="4200" w:type="dxa"/>
            <w:shd w:val="clear" w:color="auto" w:fill="FFFFFF" w:themeFill="background1"/>
          </w:tcPr>
          <w:p w14:paraId="1C05A54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Node.js and Express</w:t>
            </w:r>
          </w:p>
        </w:tc>
        <w:tc>
          <w:tcPr>
            <w:tcW w:w="5300" w:type="dxa"/>
            <w:shd w:val="clear" w:color="auto" w:fill="FFFFFF" w:themeFill="background1"/>
          </w:tcPr>
          <w:p w14:paraId="1FA38E2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REST API framework and routing</w:t>
            </w:r>
          </w:p>
        </w:tc>
      </w:tr>
      <w:tr w:rsidR="005B1A0B" w:rsidRPr="0074450A" w14:paraId="7C6FD1CA" w14:textId="77777777" w:rsidTr="004F5E12">
        <w:tc>
          <w:tcPr>
            <w:tcW w:w="4200" w:type="dxa"/>
            <w:shd w:val="clear" w:color="auto" w:fill="FFFFFF" w:themeFill="background1"/>
          </w:tcPr>
          <w:p w14:paraId="224A228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Prisma ORM and Prisma CLI (migrate, studio, generate)</w:t>
            </w:r>
          </w:p>
        </w:tc>
        <w:tc>
          <w:tcPr>
            <w:tcW w:w="5300" w:type="dxa"/>
            <w:shd w:val="clear" w:color="auto" w:fill="FFFFFF" w:themeFill="background1"/>
          </w:tcPr>
          <w:p w14:paraId="111C0EC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Schema design, migrations, and inspection of the PostgreSQL database</w:t>
            </w:r>
          </w:p>
        </w:tc>
      </w:tr>
      <w:tr w:rsidR="005B1A0B" w:rsidRPr="0074450A" w14:paraId="5F5CF083" w14:textId="77777777" w:rsidTr="004F5E12">
        <w:tc>
          <w:tcPr>
            <w:tcW w:w="4200" w:type="dxa"/>
            <w:shd w:val="clear" w:color="auto" w:fill="FFFFFF" w:themeFill="background1"/>
          </w:tcPr>
          <w:p w14:paraId="68D028F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Firebase Admin SDK</w:t>
            </w:r>
          </w:p>
        </w:tc>
        <w:tc>
          <w:tcPr>
            <w:tcW w:w="5300" w:type="dxa"/>
            <w:shd w:val="clear" w:color="auto" w:fill="FFFFFF" w:themeFill="background1"/>
          </w:tcPr>
          <w:p w14:paraId="14C186C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Verification of user authentication tokens</w:t>
            </w:r>
          </w:p>
        </w:tc>
      </w:tr>
      <w:tr w:rsidR="005B1A0B" w:rsidRPr="0074450A" w14:paraId="16B45538" w14:textId="77777777" w:rsidTr="004F5E12">
        <w:tc>
          <w:tcPr>
            <w:tcW w:w="4200" w:type="dxa"/>
            <w:shd w:val="clear" w:color="auto" w:fill="FFFFFF" w:themeFill="background1"/>
          </w:tcPr>
          <w:p w14:paraId="0B83B87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Zod</w:t>
            </w:r>
          </w:p>
        </w:tc>
        <w:tc>
          <w:tcPr>
            <w:tcW w:w="5300" w:type="dxa"/>
            <w:shd w:val="clear" w:color="auto" w:fill="FFFFFF" w:themeFill="background1"/>
          </w:tcPr>
          <w:p w14:paraId="5748962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Request payload validation</w:t>
            </w:r>
          </w:p>
        </w:tc>
      </w:tr>
      <w:tr w:rsidR="005B1A0B" w:rsidRPr="0074450A" w14:paraId="606BEB8F" w14:textId="77777777" w:rsidTr="004F5E12">
        <w:tc>
          <w:tcPr>
            <w:tcW w:w="4200" w:type="dxa"/>
            <w:shd w:val="clear" w:color="auto" w:fill="FFFFFF" w:themeFill="background1"/>
          </w:tcPr>
          <w:p w14:paraId="1F36080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JSON Web Tokens (JWT)</w:t>
            </w:r>
          </w:p>
        </w:tc>
        <w:tc>
          <w:tcPr>
            <w:tcW w:w="5300" w:type="dxa"/>
            <w:shd w:val="clear" w:color="auto" w:fill="FFFFFF" w:themeFill="background1"/>
          </w:tcPr>
          <w:p w14:paraId="76DEE7B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Session / authorization handling</w:t>
            </w:r>
          </w:p>
        </w:tc>
      </w:tr>
      <w:tr w:rsidR="005B1A0B" w:rsidRPr="0074450A" w14:paraId="3EE0956D" w14:textId="77777777" w:rsidTr="004F5E12">
        <w:tc>
          <w:tcPr>
            <w:tcW w:w="4200" w:type="dxa"/>
            <w:shd w:val="clear" w:color="auto" w:fill="FFFFFF" w:themeFill="background1"/>
          </w:tcPr>
          <w:p w14:paraId="2738C0DD" w14:textId="77777777" w:rsidR="005B1A0B" w:rsidRPr="0074450A" w:rsidRDefault="005B1A0B" w:rsidP="004F5E12">
            <w:pPr>
              <w:jc w:val="both"/>
              <w:rPr>
                <w:rFonts w:ascii="Times New Roman" w:hAnsi="Times New Roman" w:cs="Times New Roman"/>
              </w:rPr>
            </w:pPr>
            <w:proofErr w:type="spellStart"/>
            <w:r w:rsidRPr="0074450A">
              <w:rPr>
                <w:rFonts w:ascii="Times New Roman" w:hAnsi="Times New Roman" w:cs="Times New Roman"/>
              </w:rPr>
              <w:t>ioredis</w:t>
            </w:r>
            <w:proofErr w:type="spellEnd"/>
            <w:r w:rsidRPr="0074450A">
              <w:rPr>
                <w:rFonts w:ascii="Times New Roman" w:hAnsi="Times New Roman" w:cs="Times New Roman"/>
              </w:rPr>
              <w:t xml:space="preserve"> (Redis client)</w:t>
            </w:r>
          </w:p>
        </w:tc>
        <w:tc>
          <w:tcPr>
            <w:tcW w:w="5300" w:type="dxa"/>
            <w:shd w:val="clear" w:color="auto" w:fill="FFFFFF" w:themeFill="background1"/>
          </w:tcPr>
          <w:p w14:paraId="474BB80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Optional caching</w:t>
            </w:r>
          </w:p>
        </w:tc>
      </w:tr>
      <w:tr w:rsidR="005B1A0B" w:rsidRPr="0074450A" w14:paraId="5999A974" w14:textId="77777777" w:rsidTr="004F5E12">
        <w:tc>
          <w:tcPr>
            <w:tcW w:w="4200" w:type="dxa"/>
            <w:shd w:val="clear" w:color="auto" w:fill="FFFFFF" w:themeFill="background1"/>
          </w:tcPr>
          <w:p w14:paraId="48D1541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Socket.IO</w:t>
            </w:r>
          </w:p>
        </w:tc>
        <w:tc>
          <w:tcPr>
            <w:tcW w:w="5300" w:type="dxa"/>
            <w:shd w:val="clear" w:color="auto" w:fill="FFFFFF" w:themeFill="background1"/>
          </w:tcPr>
          <w:p w14:paraId="2194840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Real-time server-side support</w:t>
            </w:r>
          </w:p>
        </w:tc>
      </w:tr>
      <w:tr w:rsidR="005B1A0B" w:rsidRPr="0074450A" w14:paraId="75E87B1B" w14:textId="77777777" w:rsidTr="004F5E12">
        <w:tc>
          <w:tcPr>
            <w:tcW w:w="4200" w:type="dxa"/>
            <w:shd w:val="clear" w:color="auto" w:fill="FFFFFF" w:themeFill="background1"/>
          </w:tcPr>
          <w:p w14:paraId="7706A7B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Multer and </w:t>
            </w:r>
            <w:proofErr w:type="spellStart"/>
            <w:r w:rsidRPr="0074450A">
              <w:rPr>
                <w:rFonts w:ascii="Times New Roman" w:hAnsi="Times New Roman" w:cs="Times New Roman"/>
              </w:rPr>
              <w:t>Cloudinary</w:t>
            </w:r>
            <w:proofErr w:type="spellEnd"/>
          </w:p>
        </w:tc>
        <w:tc>
          <w:tcPr>
            <w:tcW w:w="5300" w:type="dxa"/>
            <w:shd w:val="clear" w:color="auto" w:fill="FFFFFF" w:themeFill="background1"/>
          </w:tcPr>
          <w:p w14:paraId="555D433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File upload handling and storage</w:t>
            </w:r>
          </w:p>
        </w:tc>
      </w:tr>
      <w:tr w:rsidR="005B1A0B" w:rsidRPr="0074450A" w14:paraId="064A96C7" w14:textId="77777777" w:rsidTr="004F5E12">
        <w:tc>
          <w:tcPr>
            <w:tcW w:w="4200" w:type="dxa"/>
            <w:shd w:val="clear" w:color="auto" w:fill="FFFFFF" w:themeFill="background1"/>
          </w:tcPr>
          <w:p w14:paraId="72C7AAC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Winston and </w:t>
            </w:r>
            <w:proofErr w:type="spellStart"/>
            <w:r w:rsidRPr="0074450A">
              <w:rPr>
                <w:rFonts w:ascii="Times New Roman" w:hAnsi="Times New Roman" w:cs="Times New Roman"/>
              </w:rPr>
              <w:t>winston</w:t>
            </w:r>
            <w:proofErr w:type="spellEnd"/>
            <w:r w:rsidRPr="0074450A">
              <w:rPr>
                <w:rFonts w:ascii="Times New Roman" w:hAnsi="Times New Roman" w:cs="Times New Roman"/>
              </w:rPr>
              <w:t>-daily-rotate-file</w:t>
            </w:r>
          </w:p>
        </w:tc>
        <w:tc>
          <w:tcPr>
            <w:tcW w:w="5300" w:type="dxa"/>
            <w:shd w:val="clear" w:color="auto" w:fill="FFFFFF" w:themeFill="background1"/>
          </w:tcPr>
          <w:p w14:paraId="70EE6FF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Application logging</w:t>
            </w:r>
          </w:p>
        </w:tc>
      </w:tr>
      <w:tr w:rsidR="005B1A0B" w:rsidRPr="0074450A" w14:paraId="4CC9FD11" w14:textId="77777777" w:rsidTr="004F5E12">
        <w:tc>
          <w:tcPr>
            <w:tcW w:w="4200" w:type="dxa"/>
            <w:shd w:val="clear" w:color="auto" w:fill="FFFFFF" w:themeFill="background1"/>
          </w:tcPr>
          <w:p w14:paraId="7686F26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Helmet, CORS, and express-rate-limit</w:t>
            </w:r>
          </w:p>
        </w:tc>
        <w:tc>
          <w:tcPr>
            <w:tcW w:w="5300" w:type="dxa"/>
            <w:shd w:val="clear" w:color="auto" w:fill="FFFFFF" w:themeFill="background1"/>
          </w:tcPr>
          <w:p w14:paraId="320D8C3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Baseline API security</w:t>
            </w:r>
          </w:p>
        </w:tc>
      </w:tr>
      <w:tr w:rsidR="005B1A0B" w:rsidRPr="0074450A" w14:paraId="3DF11C92" w14:textId="77777777" w:rsidTr="004F5E12">
        <w:tc>
          <w:tcPr>
            <w:tcW w:w="4200" w:type="dxa"/>
            <w:shd w:val="clear" w:color="auto" w:fill="FFFFFF" w:themeFill="background1"/>
          </w:tcPr>
          <w:p w14:paraId="7BFE472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Swagger (swagger-</w:t>
            </w:r>
            <w:proofErr w:type="spellStart"/>
            <w:r w:rsidRPr="0074450A">
              <w:rPr>
                <w:rFonts w:ascii="Times New Roman" w:hAnsi="Times New Roman" w:cs="Times New Roman"/>
              </w:rPr>
              <w:t>jsdoc</w:t>
            </w:r>
            <w:proofErr w:type="spellEnd"/>
            <w:r w:rsidRPr="0074450A">
              <w:rPr>
                <w:rFonts w:ascii="Times New Roman" w:hAnsi="Times New Roman" w:cs="Times New Roman"/>
              </w:rPr>
              <w:t xml:space="preserve"> / swagger-</w:t>
            </w:r>
            <w:proofErr w:type="spellStart"/>
            <w:r w:rsidRPr="0074450A">
              <w:rPr>
                <w:rFonts w:ascii="Times New Roman" w:hAnsi="Times New Roman" w:cs="Times New Roman"/>
              </w:rPr>
              <w:t>ui</w:t>
            </w:r>
            <w:proofErr w:type="spellEnd"/>
            <w:r w:rsidRPr="0074450A">
              <w:rPr>
                <w:rFonts w:ascii="Times New Roman" w:hAnsi="Times New Roman" w:cs="Times New Roman"/>
              </w:rPr>
              <w:t>-express)</w:t>
            </w:r>
          </w:p>
        </w:tc>
        <w:tc>
          <w:tcPr>
            <w:tcW w:w="5300" w:type="dxa"/>
            <w:shd w:val="clear" w:color="auto" w:fill="FFFFFF" w:themeFill="background1"/>
          </w:tcPr>
          <w:p w14:paraId="64FC4BB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Interactive API documentation</w:t>
            </w:r>
          </w:p>
        </w:tc>
      </w:tr>
      <w:tr w:rsidR="005B1A0B" w:rsidRPr="0074450A" w14:paraId="73E4EABB" w14:textId="77777777" w:rsidTr="004F5E12">
        <w:tc>
          <w:tcPr>
            <w:tcW w:w="4200" w:type="dxa"/>
            <w:shd w:val="clear" w:color="auto" w:fill="FFFFFF" w:themeFill="background1"/>
          </w:tcPr>
          <w:p w14:paraId="65E1E14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Jest and </w:t>
            </w:r>
            <w:proofErr w:type="spellStart"/>
            <w:r w:rsidRPr="0074450A">
              <w:rPr>
                <w:rFonts w:ascii="Times New Roman" w:hAnsi="Times New Roman" w:cs="Times New Roman"/>
              </w:rPr>
              <w:t>Supertest</w:t>
            </w:r>
            <w:proofErr w:type="spellEnd"/>
          </w:p>
        </w:tc>
        <w:tc>
          <w:tcPr>
            <w:tcW w:w="5300" w:type="dxa"/>
            <w:shd w:val="clear" w:color="auto" w:fill="FFFFFF" w:themeFill="background1"/>
          </w:tcPr>
          <w:p w14:paraId="258B811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Unit and integration testing, run against an isolated test database</w:t>
            </w:r>
          </w:p>
        </w:tc>
      </w:tr>
    </w:tbl>
    <w:p w14:paraId="300E06CA" w14:textId="77777777" w:rsidR="005B1A0B" w:rsidRPr="0074450A" w:rsidRDefault="005B1A0B" w:rsidP="005B1A0B">
      <w:pPr>
        <w:rPr>
          <w:rFonts w:ascii="Times New Roman" w:hAnsi="Times New Roman" w:cs="Times New Roman"/>
        </w:rPr>
      </w:pPr>
    </w:p>
    <w:p w14:paraId="25273ACB" w14:textId="77777777" w:rsidR="005B1A0B" w:rsidRDefault="005B1A0B" w:rsidP="005B1A0B">
      <w:pPr>
        <w:rPr>
          <w:rFonts w:ascii="Times New Roman" w:hAnsi="Times New Roman" w:cs="Times New Roman"/>
        </w:rPr>
      </w:pPr>
    </w:p>
    <w:p w14:paraId="3DFFA7EF" w14:textId="77777777" w:rsidR="005F502B" w:rsidRDefault="005F502B" w:rsidP="005B1A0B">
      <w:pPr>
        <w:rPr>
          <w:rFonts w:ascii="Times New Roman" w:hAnsi="Times New Roman" w:cs="Times New Roman"/>
        </w:rPr>
      </w:pPr>
    </w:p>
    <w:p w14:paraId="3B06A191" w14:textId="77777777" w:rsidR="005F502B" w:rsidRDefault="005F502B" w:rsidP="005B1A0B">
      <w:pPr>
        <w:rPr>
          <w:rFonts w:ascii="Times New Roman" w:hAnsi="Times New Roman" w:cs="Times New Roman"/>
        </w:rPr>
      </w:pPr>
    </w:p>
    <w:p w14:paraId="748608F3" w14:textId="77777777" w:rsidR="005F502B" w:rsidRDefault="005F502B" w:rsidP="005B1A0B">
      <w:pPr>
        <w:rPr>
          <w:rFonts w:ascii="Times New Roman" w:hAnsi="Times New Roman" w:cs="Times New Roman"/>
        </w:rPr>
      </w:pPr>
    </w:p>
    <w:p w14:paraId="3A800F9B" w14:textId="77777777" w:rsidR="005F502B" w:rsidRDefault="005F502B" w:rsidP="005B1A0B">
      <w:pPr>
        <w:rPr>
          <w:rFonts w:ascii="Times New Roman" w:hAnsi="Times New Roman" w:cs="Times New Roman"/>
        </w:rPr>
      </w:pPr>
    </w:p>
    <w:p w14:paraId="152507FD" w14:textId="77777777" w:rsidR="005F502B" w:rsidRPr="0074450A" w:rsidRDefault="005F502B" w:rsidP="005B1A0B">
      <w:pPr>
        <w:rPr>
          <w:rFonts w:ascii="Times New Roman" w:hAnsi="Times New Roman" w:cs="Times New Roman"/>
        </w:rPr>
      </w:pPr>
    </w:p>
    <w:p w14:paraId="6D073531" w14:textId="77777777" w:rsidR="005B1A0B" w:rsidRPr="0074450A" w:rsidRDefault="005B1A0B" w:rsidP="005B1A0B">
      <w:pPr>
        <w:rPr>
          <w:rFonts w:ascii="Times New Roman" w:hAnsi="Times New Roman" w:cs="Times New Roman"/>
        </w:rPr>
      </w:pPr>
    </w:p>
    <w:p w14:paraId="48908286" w14:textId="77777777" w:rsidR="005B1A0B" w:rsidRPr="0074450A" w:rsidRDefault="005B1A0B" w:rsidP="005B1A0B">
      <w:pPr>
        <w:pStyle w:val="Heading2"/>
        <w:rPr>
          <w:rFonts w:ascii="Times New Roman" w:hAnsi="Times New Roman" w:cs="Times New Roman"/>
        </w:rPr>
      </w:pPr>
      <w:bookmarkStart w:id="63" w:name="_Toc238547690"/>
      <w:bookmarkStart w:id="64" w:name="_Toc238561722"/>
      <w:r w:rsidRPr="0074450A">
        <w:rPr>
          <w:rFonts w:ascii="Times New Roman" w:hAnsi="Times New Roman" w:cs="Times New Roman"/>
        </w:rPr>
        <w:lastRenderedPageBreak/>
        <w:t>1.11.3 Frontend Development Tools</w:t>
      </w:r>
      <w:bookmarkEnd w:id="63"/>
      <w:bookmarkEnd w:id="6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4135"/>
        <w:gridCol w:w="5215"/>
      </w:tblGrid>
      <w:tr w:rsidR="005B1A0B" w:rsidRPr="0074450A" w14:paraId="71346DD4" w14:textId="77777777" w:rsidTr="004F5E12">
        <w:tc>
          <w:tcPr>
            <w:tcW w:w="4200" w:type="dxa"/>
            <w:shd w:val="clear" w:color="auto" w:fill="FFFFFF" w:themeFill="background1"/>
          </w:tcPr>
          <w:p w14:paraId="6AEC33E8" w14:textId="77777777" w:rsidR="005B1A0B" w:rsidRPr="0074450A" w:rsidRDefault="005B1A0B" w:rsidP="004F5E12">
            <w:pPr>
              <w:rPr>
                <w:rFonts w:ascii="Times New Roman" w:hAnsi="Times New Roman" w:cs="Times New Roman"/>
              </w:rPr>
            </w:pPr>
            <w:r w:rsidRPr="0074450A">
              <w:rPr>
                <w:rFonts w:ascii="Times New Roman" w:hAnsi="Times New Roman" w:cs="Times New Roman"/>
                <w:b/>
              </w:rPr>
              <w:t>Tool</w:t>
            </w:r>
          </w:p>
        </w:tc>
        <w:tc>
          <w:tcPr>
            <w:tcW w:w="5300" w:type="dxa"/>
            <w:shd w:val="clear" w:color="auto" w:fill="FFFFFF" w:themeFill="background1"/>
          </w:tcPr>
          <w:p w14:paraId="02903456" w14:textId="77777777" w:rsidR="005B1A0B" w:rsidRPr="0074450A" w:rsidRDefault="005B1A0B" w:rsidP="004F5E12">
            <w:pPr>
              <w:rPr>
                <w:rFonts w:ascii="Times New Roman" w:hAnsi="Times New Roman" w:cs="Times New Roman"/>
              </w:rPr>
            </w:pPr>
            <w:r w:rsidRPr="0074450A">
              <w:rPr>
                <w:rFonts w:ascii="Times New Roman" w:hAnsi="Times New Roman" w:cs="Times New Roman"/>
                <w:b/>
              </w:rPr>
              <w:t>Purpose</w:t>
            </w:r>
          </w:p>
        </w:tc>
      </w:tr>
      <w:tr w:rsidR="005B1A0B" w:rsidRPr="0074450A" w14:paraId="1DEAD67D" w14:textId="77777777" w:rsidTr="004F5E12">
        <w:tc>
          <w:tcPr>
            <w:tcW w:w="4200" w:type="dxa"/>
            <w:shd w:val="clear" w:color="auto" w:fill="FFFFFF" w:themeFill="background1"/>
          </w:tcPr>
          <w:p w14:paraId="03664CC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React with Redux Toolkit</w:t>
            </w:r>
          </w:p>
        </w:tc>
        <w:tc>
          <w:tcPr>
            <w:tcW w:w="5300" w:type="dxa"/>
            <w:shd w:val="clear" w:color="auto" w:fill="FFFFFF" w:themeFill="background1"/>
          </w:tcPr>
          <w:p w14:paraId="069BB13B"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UI framework and application state management</w:t>
            </w:r>
          </w:p>
        </w:tc>
      </w:tr>
      <w:tr w:rsidR="005B1A0B" w:rsidRPr="0074450A" w14:paraId="06D2874D" w14:textId="77777777" w:rsidTr="004F5E12">
        <w:tc>
          <w:tcPr>
            <w:tcW w:w="4200" w:type="dxa"/>
            <w:shd w:val="clear" w:color="auto" w:fill="FFFFFF" w:themeFill="background1"/>
          </w:tcPr>
          <w:p w14:paraId="553339C6"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React Flow</w:t>
            </w:r>
          </w:p>
        </w:tc>
        <w:tc>
          <w:tcPr>
            <w:tcW w:w="5300" w:type="dxa"/>
            <w:shd w:val="clear" w:color="auto" w:fill="FFFFFF" w:themeFill="background1"/>
          </w:tcPr>
          <w:p w14:paraId="293C3BE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Interactive canvas editors for the five UML diagram types</w:t>
            </w:r>
          </w:p>
        </w:tc>
      </w:tr>
      <w:tr w:rsidR="005B1A0B" w:rsidRPr="0074450A" w14:paraId="1CB22B11" w14:textId="77777777" w:rsidTr="004F5E12">
        <w:tc>
          <w:tcPr>
            <w:tcW w:w="4200" w:type="dxa"/>
            <w:shd w:val="clear" w:color="auto" w:fill="FFFFFF" w:themeFill="background1"/>
          </w:tcPr>
          <w:p w14:paraId="559D56E9"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Axios</w:t>
            </w:r>
          </w:p>
        </w:tc>
        <w:tc>
          <w:tcPr>
            <w:tcW w:w="5300" w:type="dxa"/>
            <w:shd w:val="clear" w:color="auto" w:fill="FFFFFF" w:themeFill="background1"/>
          </w:tcPr>
          <w:p w14:paraId="101BFC7E"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HTTP communication with the backend REST API</w:t>
            </w:r>
          </w:p>
        </w:tc>
      </w:tr>
      <w:tr w:rsidR="005B1A0B" w:rsidRPr="0074450A" w14:paraId="276EEC6A" w14:textId="77777777" w:rsidTr="004F5E12">
        <w:tc>
          <w:tcPr>
            <w:tcW w:w="4200" w:type="dxa"/>
            <w:shd w:val="clear" w:color="auto" w:fill="FFFFFF" w:themeFill="background1"/>
          </w:tcPr>
          <w:p w14:paraId="7A2AF4FA"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React Hook Form and Zod</w:t>
            </w:r>
          </w:p>
        </w:tc>
        <w:tc>
          <w:tcPr>
            <w:tcW w:w="5300" w:type="dxa"/>
            <w:shd w:val="clear" w:color="auto" w:fill="FFFFFF" w:themeFill="background1"/>
          </w:tcPr>
          <w:p w14:paraId="5D0517CD"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Form handling and client-side validation</w:t>
            </w:r>
          </w:p>
        </w:tc>
      </w:tr>
      <w:tr w:rsidR="005B1A0B" w:rsidRPr="0074450A" w14:paraId="761A9BBA" w14:textId="77777777" w:rsidTr="004F5E12">
        <w:tc>
          <w:tcPr>
            <w:tcW w:w="4200" w:type="dxa"/>
            <w:shd w:val="clear" w:color="auto" w:fill="FFFFFF" w:themeFill="background1"/>
          </w:tcPr>
          <w:p w14:paraId="65706949"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Tailwind CSS</w:t>
            </w:r>
          </w:p>
        </w:tc>
        <w:tc>
          <w:tcPr>
            <w:tcW w:w="5300" w:type="dxa"/>
            <w:shd w:val="clear" w:color="auto" w:fill="FFFFFF" w:themeFill="background1"/>
          </w:tcPr>
          <w:p w14:paraId="2483FA00"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Styling</w:t>
            </w:r>
          </w:p>
        </w:tc>
      </w:tr>
      <w:tr w:rsidR="005B1A0B" w:rsidRPr="0074450A" w14:paraId="6C131326" w14:textId="77777777" w:rsidTr="004F5E12">
        <w:tc>
          <w:tcPr>
            <w:tcW w:w="4200" w:type="dxa"/>
            <w:shd w:val="clear" w:color="auto" w:fill="FFFFFF" w:themeFill="background1"/>
          </w:tcPr>
          <w:p w14:paraId="75D5249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Webpack</w:t>
            </w:r>
          </w:p>
        </w:tc>
        <w:tc>
          <w:tcPr>
            <w:tcW w:w="5300" w:type="dxa"/>
            <w:shd w:val="clear" w:color="auto" w:fill="FFFFFF" w:themeFill="background1"/>
          </w:tcPr>
          <w:p w14:paraId="0CE9454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Module bundling</w:t>
            </w:r>
          </w:p>
        </w:tc>
      </w:tr>
      <w:tr w:rsidR="005B1A0B" w:rsidRPr="0074450A" w14:paraId="26450659" w14:textId="77777777" w:rsidTr="004F5E12">
        <w:tc>
          <w:tcPr>
            <w:tcW w:w="4200" w:type="dxa"/>
            <w:shd w:val="clear" w:color="auto" w:fill="FFFFFF" w:themeFill="background1"/>
          </w:tcPr>
          <w:p w14:paraId="32D283A7"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Firebase client SDK</w:t>
            </w:r>
          </w:p>
        </w:tc>
        <w:tc>
          <w:tcPr>
            <w:tcW w:w="5300" w:type="dxa"/>
            <w:shd w:val="clear" w:color="auto" w:fill="FFFFFF" w:themeFill="background1"/>
          </w:tcPr>
          <w:p w14:paraId="51117868"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Authentication on the client side</w:t>
            </w:r>
          </w:p>
        </w:tc>
      </w:tr>
      <w:tr w:rsidR="005B1A0B" w:rsidRPr="0074450A" w14:paraId="07764643" w14:textId="77777777" w:rsidTr="004F5E12">
        <w:tc>
          <w:tcPr>
            <w:tcW w:w="4200" w:type="dxa"/>
            <w:shd w:val="clear" w:color="auto" w:fill="FFFFFF" w:themeFill="background1"/>
          </w:tcPr>
          <w:p w14:paraId="411152A2"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jsPDF</w:t>
            </w:r>
            <w:proofErr w:type="spellEnd"/>
            <w:r w:rsidRPr="0074450A">
              <w:rPr>
                <w:rFonts w:ascii="Times New Roman" w:hAnsi="Times New Roman" w:cs="Times New Roman"/>
              </w:rPr>
              <w:t xml:space="preserve"> and html2canvas</w:t>
            </w:r>
          </w:p>
        </w:tc>
        <w:tc>
          <w:tcPr>
            <w:tcW w:w="5300" w:type="dxa"/>
            <w:shd w:val="clear" w:color="auto" w:fill="FFFFFF" w:themeFill="background1"/>
          </w:tcPr>
          <w:p w14:paraId="509BE392"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Exporting diagrams and reports</w:t>
            </w:r>
          </w:p>
        </w:tc>
      </w:tr>
    </w:tbl>
    <w:p w14:paraId="5F72333B" w14:textId="77777777" w:rsidR="005B1A0B" w:rsidRPr="0074450A" w:rsidRDefault="005B1A0B" w:rsidP="005B1A0B">
      <w:pPr>
        <w:pStyle w:val="Heading1"/>
        <w:rPr>
          <w:rFonts w:ascii="Times New Roman" w:hAnsi="Times New Roman" w:cs="Times New Roman"/>
        </w:rPr>
      </w:pPr>
      <w:bookmarkStart w:id="65" w:name="_Toc238547691"/>
      <w:bookmarkStart w:id="66" w:name="_Toc238561723"/>
      <w:r w:rsidRPr="0074450A">
        <w:rPr>
          <w:rFonts w:ascii="Times New Roman" w:hAnsi="Times New Roman" w:cs="Times New Roman"/>
        </w:rPr>
        <w:t>1.12 Related Work</w:t>
      </w:r>
      <w:bookmarkEnd w:id="65"/>
      <w:bookmarkEnd w:id="66"/>
    </w:p>
    <w:p w14:paraId="3B2455CC" w14:textId="649105B1"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Several existing tools support UML modeling or software-engineering education, and it is useful to place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in that context.</w:t>
      </w:r>
      <w:ins w:id="67" w:author="Onaiza Maqbool" w:date="2026-08-26T16:21:00Z" w16du:dateUtc="2026-08-26T11:21:00Z">
        <w:r w:rsidR="00727831">
          <w:rPr>
            <w:rFonts w:ascii="Times New Roman" w:hAnsi="Times New Roman" w:cs="Times New Roman"/>
          </w:rPr>
          <w:t xml:space="preserve"> Provide </w:t>
        </w:r>
        <w:proofErr w:type="gramStart"/>
        <w:r w:rsidR="00727831">
          <w:rPr>
            <w:rFonts w:ascii="Times New Roman" w:hAnsi="Times New Roman" w:cs="Times New Roman"/>
          </w:rPr>
          <w:t>refences</w:t>
        </w:r>
        <w:proofErr w:type="gramEnd"/>
        <w:r w:rsidR="00727831">
          <w:rPr>
            <w:rFonts w:ascii="Times New Roman" w:hAnsi="Times New Roman" w:cs="Times New Roman"/>
          </w:rPr>
          <w:t xml:space="preserve"> to the software listed in the sections </w:t>
        </w:r>
        <w:proofErr w:type="spellStart"/>
        <w:r w:rsidR="00727831">
          <w:rPr>
            <w:rFonts w:ascii="Times New Roman" w:hAnsi="Times New Roman" w:cs="Times New Roman"/>
          </w:rPr>
          <w:t>beow</w:t>
        </w:r>
      </w:ins>
      <w:proofErr w:type="spellEnd"/>
    </w:p>
    <w:p w14:paraId="7BFC342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General-purpose UML modeling tools such as diagrams.net, </w:t>
      </w:r>
      <w:proofErr w:type="spellStart"/>
      <w:r w:rsidRPr="0074450A">
        <w:rPr>
          <w:rFonts w:ascii="Times New Roman" w:hAnsi="Times New Roman" w:cs="Times New Roman"/>
        </w:rPr>
        <w:t>Lucidchart</w:t>
      </w:r>
      <w:proofErr w:type="spellEnd"/>
      <w:r w:rsidRPr="0074450A">
        <w:rPr>
          <w:rFonts w:ascii="Times New Roman" w:hAnsi="Times New Roman" w:cs="Times New Roman"/>
        </w:rPr>
        <w:t xml:space="preserve">, and </w:t>
      </w:r>
      <w:proofErr w:type="spellStart"/>
      <w:r w:rsidRPr="0074450A">
        <w:rPr>
          <w:rFonts w:ascii="Times New Roman" w:hAnsi="Times New Roman" w:cs="Times New Roman"/>
        </w:rPr>
        <w:t>StarUML</w:t>
      </w:r>
      <w:proofErr w:type="spellEnd"/>
      <w:r w:rsidRPr="0074450A">
        <w:rPr>
          <w:rFonts w:ascii="Times New Roman" w:hAnsi="Times New Roman" w:cs="Times New Roman"/>
        </w:rPr>
        <w:t xml:space="preserve"> provide diagram creation and modeling features, but they are not designed specifically around UML classroom assignments, student submissions, and the cross-diagram checking workflow provided by </w:t>
      </w:r>
      <w:proofErr w:type="spellStart"/>
      <w:r w:rsidRPr="0074450A">
        <w:rPr>
          <w:rFonts w:ascii="Times New Roman" w:hAnsi="Times New Roman" w:cs="Times New Roman"/>
        </w:rPr>
        <w:t>UMLTutor</w:t>
      </w:r>
      <w:proofErr w:type="spellEnd"/>
      <w:r w:rsidRPr="0074450A">
        <w:rPr>
          <w:rFonts w:ascii="Times New Roman" w:hAnsi="Times New Roman" w:cs="Times New Roman"/>
        </w:rPr>
        <w:t>.</w:t>
      </w:r>
    </w:p>
    <w:p w14:paraId="156962C2"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Learning-management systems (for example, Moodle or Google Classroom) support assignment distribution and </w:t>
      </w:r>
      <w:proofErr w:type="gramStart"/>
      <w:r w:rsidRPr="0074450A">
        <w:rPr>
          <w:rFonts w:ascii="Times New Roman" w:hAnsi="Times New Roman" w:cs="Times New Roman"/>
        </w:rPr>
        <w:t>submission, but</w:t>
      </w:r>
      <w:proofErr w:type="gramEnd"/>
      <w:r w:rsidRPr="0074450A">
        <w:rPr>
          <w:rFonts w:ascii="Times New Roman" w:hAnsi="Times New Roman" w:cs="Times New Roman"/>
        </w:rPr>
        <w:t xml:space="preserve"> have no built-in understanding of UML and cannot check a UML diagram’s structure or its consistency with other diagrams.</w:t>
      </w:r>
    </w:p>
    <w:p w14:paraId="06FE74F0"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Automated code and static-analysis tools (linters, style checkers) apply a similar idea — rule-based automated </w:t>
      </w:r>
      <w:proofErr w:type="gramStart"/>
      <w:r w:rsidRPr="0074450A">
        <w:rPr>
          <w:rFonts w:ascii="Times New Roman" w:hAnsi="Times New Roman" w:cs="Times New Roman"/>
        </w:rPr>
        <w:t>checking  to</w:t>
      </w:r>
      <w:proofErr w:type="gramEnd"/>
      <w:r w:rsidRPr="0074450A">
        <w:rPr>
          <w:rFonts w:ascii="Times New Roman" w:hAnsi="Times New Roman" w:cs="Times New Roman"/>
        </w:rPr>
        <w:t xml:space="preserve"> source code rather than to UML diagrams, and do not address modeling education.</w:t>
      </w:r>
    </w:p>
    <w:p w14:paraId="6AD8C119" w14:textId="77777777" w:rsidR="005B1A0B" w:rsidRPr="0074450A" w:rsidRDefault="005B1A0B" w:rsidP="005B1A0B">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is positioned differently from these tools: it combines a purpose-built UML editor, an assignment/classroom workflow, and a rule-based checking engine that also checks semantic consistency between a student’s own related diagrams of the same system. This combination — modeling, classroom management, and automated cross-diagram checking in one system — is the specific gap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is intended to fill.</w:t>
      </w:r>
    </w:p>
    <w:p w14:paraId="1874D8D7" w14:textId="77777777" w:rsidR="005B1A0B" w:rsidRPr="0074450A" w:rsidRDefault="005B1A0B" w:rsidP="005B1A0B">
      <w:pPr>
        <w:jc w:val="both"/>
        <w:rPr>
          <w:rFonts w:ascii="Times New Roman" w:hAnsi="Times New Roman" w:cs="Times New Roman"/>
        </w:rPr>
      </w:pPr>
    </w:p>
    <w:p w14:paraId="55AF7437" w14:textId="77777777" w:rsidR="005B1A0B" w:rsidRPr="0074450A" w:rsidRDefault="005B1A0B" w:rsidP="005B1A0B">
      <w:pPr>
        <w:jc w:val="both"/>
        <w:rPr>
          <w:rFonts w:ascii="Times New Roman" w:hAnsi="Times New Roman" w:cs="Times New Roman"/>
        </w:rPr>
      </w:pPr>
    </w:p>
    <w:p w14:paraId="470A4017" w14:textId="77777777" w:rsidR="005B1A0B" w:rsidRPr="0074450A" w:rsidRDefault="005B1A0B" w:rsidP="005B1A0B">
      <w:pPr>
        <w:pStyle w:val="Heading1"/>
        <w:rPr>
          <w:rFonts w:ascii="Times New Roman" w:hAnsi="Times New Roman" w:cs="Times New Roman"/>
        </w:rPr>
      </w:pPr>
      <w:bookmarkStart w:id="68" w:name="_Toc238547692"/>
      <w:bookmarkStart w:id="69" w:name="_Toc238561724"/>
      <w:r w:rsidRPr="0074450A">
        <w:rPr>
          <w:rFonts w:ascii="Times New Roman" w:hAnsi="Times New Roman" w:cs="Times New Roman"/>
        </w:rPr>
        <w:lastRenderedPageBreak/>
        <w:t>1.13 Summary</w:t>
      </w:r>
      <w:bookmarkEnd w:id="68"/>
      <w:bookmarkEnd w:id="69"/>
    </w:p>
    <w:p w14:paraId="6F499196" w14:textId="77777777" w:rsidR="005B1A0B" w:rsidRPr="0074450A" w:rsidRDefault="005B1A0B" w:rsidP="005B1A0B">
      <w:pPr>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is an online tutoring system for the purpose of Software Engineering and Computer Science education. It offers a common ground for UML modeling, learning, verification, consistency verification, assignment submission, and teacher evaluation in five types of UML artifacts, including Use Case Diagram, Use Case Description, System Sequence Diagram, Class Diagram, and Sequence Diagram. The cross-artifact consistency is provided by means of text processing and semantic matching in the verification process, and not as a standalone module for the user. The requirements for the software are described in the following chapter.</w:t>
      </w:r>
    </w:p>
    <w:bookmarkEnd w:id="20"/>
    <w:p w14:paraId="74632286" w14:textId="77777777" w:rsidR="005B1A0B" w:rsidRPr="0074450A" w:rsidRDefault="005B1A0B" w:rsidP="005B1A0B">
      <w:pPr>
        <w:rPr>
          <w:rFonts w:ascii="Times New Roman" w:hAnsi="Times New Roman" w:cs="Times New Roman"/>
        </w:rPr>
        <w:sectPr w:rsidR="005B1A0B" w:rsidRPr="0074450A" w:rsidSect="005B1A0B">
          <w:headerReference w:type="default" r:id="rId22"/>
          <w:footerReference w:type="default" r:id="rId2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1A305269" w14:textId="77777777" w:rsidR="005B1A0B" w:rsidRPr="0074450A" w:rsidRDefault="005B1A0B" w:rsidP="005B1A0B">
      <w:pPr>
        <w:pStyle w:val="Heading1"/>
        <w:jc w:val="center"/>
        <w:rPr>
          <w:rFonts w:ascii="Times New Roman" w:hAnsi="Times New Roman" w:cs="Times New Roman"/>
          <w:b/>
          <w:color w:val="000000" w:themeColor="text1"/>
          <w:sz w:val="44"/>
          <w:szCs w:val="44"/>
        </w:rPr>
        <w:sectPr w:rsidR="005B1A0B" w:rsidRPr="0074450A" w:rsidSect="005B1A0B">
          <w:headerReference w:type="default" r:id="rId24"/>
          <w:footerReference w:type="default" r:id="rId2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6C736ED" w14:textId="77777777" w:rsidR="00376F12" w:rsidRDefault="00376F12" w:rsidP="00376F12"/>
    <w:p w14:paraId="208CADEC" w14:textId="77777777" w:rsidR="00376F12" w:rsidRDefault="00376F12" w:rsidP="00376F12"/>
    <w:p w14:paraId="1F5FBBB3" w14:textId="77777777" w:rsidR="00376F12" w:rsidRDefault="00376F12" w:rsidP="00376F12"/>
    <w:p w14:paraId="7495263C" w14:textId="77777777" w:rsidR="00376F12" w:rsidRDefault="00376F12" w:rsidP="00376F12"/>
    <w:p w14:paraId="328E5449" w14:textId="77777777" w:rsidR="00376F12" w:rsidRDefault="00376F12" w:rsidP="00376F12"/>
    <w:p w14:paraId="6D8A4510" w14:textId="77777777" w:rsidR="00376F12" w:rsidRDefault="00376F12" w:rsidP="00376F12"/>
    <w:p w14:paraId="4A47C667" w14:textId="77777777" w:rsidR="00376F12" w:rsidRDefault="00376F12" w:rsidP="00376F12"/>
    <w:p w14:paraId="41B47ECF" w14:textId="77777777" w:rsidR="00376F12" w:rsidRDefault="00376F12" w:rsidP="00376F12"/>
    <w:p w14:paraId="54236158" w14:textId="77777777" w:rsidR="00376F12" w:rsidRDefault="00376F12" w:rsidP="00376F12"/>
    <w:p w14:paraId="4AD656FE" w14:textId="655FC9A2" w:rsidR="005B1A0B" w:rsidRPr="0074450A" w:rsidRDefault="005B1A0B" w:rsidP="005B1A0B">
      <w:pPr>
        <w:pStyle w:val="Heading1"/>
        <w:jc w:val="center"/>
        <w:rPr>
          <w:rFonts w:ascii="Times New Roman" w:hAnsi="Times New Roman" w:cs="Times New Roman"/>
          <w:color w:val="000000" w:themeColor="text1"/>
          <w:sz w:val="44"/>
          <w:szCs w:val="44"/>
        </w:rPr>
      </w:pPr>
      <w:bookmarkStart w:id="70" w:name="_Toc238561725"/>
      <w:r w:rsidRPr="0074450A">
        <w:rPr>
          <w:rFonts w:ascii="Times New Roman" w:hAnsi="Times New Roman" w:cs="Times New Roman"/>
          <w:b/>
          <w:color w:val="000000" w:themeColor="text1"/>
          <w:sz w:val="44"/>
          <w:szCs w:val="44"/>
        </w:rPr>
        <w:t>CHAPTER 2</w:t>
      </w:r>
      <w:bookmarkEnd w:id="70"/>
    </w:p>
    <w:p w14:paraId="1BD427BE" w14:textId="77777777" w:rsidR="005B1A0B" w:rsidRPr="0074450A" w:rsidRDefault="005B1A0B" w:rsidP="005B1A0B">
      <w:pPr>
        <w:pStyle w:val="Heading1"/>
        <w:jc w:val="center"/>
        <w:rPr>
          <w:rFonts w:ascii="Times New Roman" w:hAnsi="Times New Roman" w:cs="Times New Roman"/>
          <w:color w:val="000000" w:themeColor="text1"/>
          <w:sz w:val="28"/>
          <w:szCs w:val="28"/>
        </w:rPr>
      </w:pPr>
      <w:bookmarkStart w:id="71" w:name="_Toc238561726"/>
      <w:r w:rsidRPr="0074450A">
        <w:rPr>
          <w:rFonts w:ascii="Times New Roman" w:hAnsi="Times New Roman" w:cs="Times New Roman"/>
          <w:b/>
          <w:color w:val="000000" w:themeColor="text1"/>
          <w:sz w:val="28"/>
          <w:szCs w:val="28"/>
        </w:rPr>
        <w:t>SOFTWARE REQUIREMENTS SPECIFICATION</w:t>
      </w:r>
      <w:bookmarkEnd w:id="71"/>
    </w:p>
    <w:p w14:paraId="350552DB" w14:textId="77777777" w:rsidR="005B1A0B" w:rsidRPr="0074450A" w:rsidRDefault="005B1A0B" w:rsidP="005B1A0B">
      <w:pPr>
        <w:rPr>
          <w:rFonts w:ascii="Times New Roman" w:hAnsi="Times New Roman" w:cs="Times New Roman"/>
        </w:rPr>
      </w:pPr>
    </w:p>
    <w:p w14:paraId="280DAAFE" w14:textId="77777777" w:rsidR="005B1A0B" w:rsidRPr="0074450A" w:rsidRDefault="005B1A0B" w:rsidP="005B1A0B">
      <w:pPr>
        <w:rPr>
          <w:rFonts w:ascii="Times New Roman" w:hAnsi="Times New Roman" w:cs="Times New Roman"/>
        </w:rPr>
        <w:sectPr w:rsidR="005B1A0B" w:rsidRPr="0074450A" w:rsidSect="005B1A0B">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F65A6B8" w14:textId="77777777" w:rsidR="005B1A0B" w:rsidRPr="0074450A" w:rsidRDefault="005B1A0B" w:rsidP="005B1A0B">
      <w:pPr>
        <w:pStyle w:val="Heading1"/>
        <w:jc w:val="both"/>
        <w:rPr>
          <w:rFonts w:ascii="Times New Roman" w:hAnsi="Times New Roman" w:cs="Times New Roman"/>
        </w:rPr>
      </w:pPr>
      <w:bookmarkStart w:id="72" w:name="_Toc238547693"/>
      <w:bookmarkStart w:id="73" w:name="_Toc238561727"/>
      <w:bookmarkStart w:id="74" w:name="Ch2Scope"/>
      <w:r w:rsidRPr="0074450A">
        <w:rPr>
          <w:rFonts w:ascii="Times New Roman" w:hAnsi="Times New Roman" w:cs="Times New Roman"/>
        </w:rPr>
        <w:lastRenderedPageBreak/>
        <w:t>2.1 Introduction</w:t>
      </w:r>
      <w:bookmarkEnd w:id="72"/>
      <w:bookmarkEnd w:id="73"/>
    </w:p>
    <w:p w14:paraId="69B9AF84" w14:textId="77777777" w:rsidR="005B1A0B" w:rsidRPr="0074450A" w:rsidRDefault="005B1A0B" w:rsidP="005B1A0B">
      <w:pPr>
        <w:pStyle w:val="Heading2"/>
        <w:jc w:val="both"/>
        <w:rPr>
          <w:rFonts w:ascii="Times New Roman" w:hAnsi="Times New Roman" w:cs="Times New Roman"/>
        </w:rPr>
      </w:pPr>
      <w:bookmarkStart w:id="75" w:name="_Toc238547694"/>
      <w:bookmarkStart w:id="76" w:name="_Toc238561728"/>
      <w:r w:rsidRPr="0074450A">
        <w:rPr>
          <w:rFonts w:ascii="Times New Roman" w:hAnsi="Times New Roman" w:cs="Times New Roman"/>
        </w:rPr>
        <w:t>2.1.1 Purpose</w:t>
      </w:r>
      <w:bookmarkEnd w:id="75"/>
      <w:bookmarkEnd w:id="76"/>
    </w:p>
    <w:p w14:paraId="138F5085"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This Software Requirements Specification (SRS) defines the functional and non-functional requirements of </w:t>
      </w:r>
      <w:proofErr w:type="spellStart"/>
      <w:r w:rsidRPr="0074450A">
        <w:rPr>
          <w:rFonts w:ascii="Times New Roman" w:hAnsi="Times New Roman" w:cs="Times New Roman"/>
        </w:rPr>
        <w:t>UMLTutor</w:t>
      </w:r>
      <w:proofErr w:type="spellEnd"/>
      <w:r w:rsidRPr="0074450A">
        <w:rPr>
          <w:rFonts w:ascii="Times New Roman" w:hAnsi="Times New Roman" w:cs="Times New Roman"/>
        </w:rPr>
        <w:t>. It explains what the system provides to students and teachers and provides the basis for the design, implementation, and testing described in the following chapters.</w:t>
      </w:r>
    </w:p>
    <w:p w14:paraId="7C10B190" w14:textId="77777777" w:rsidR="005B1A0B" w:rsidRPr="0074450A" w:rsidRDefault="005B1A0B" w:rsidP="005B1A0B">
      <w:pPr>
        <w:pStyle w:val="Heading2"/>
        <w:jc w:val="both"/>
        <w:rPr>
          <w:rFonts w:ascii="Times New Roman" w:hAnsi="Times New Roman" w:cs="Times New Roman"/>
        </w:rPr>
      </w:pPr>
      <w:bookmarkStart w:id="77" w:name="_Toc238547695"/>
      <w:bookmarkStart w:id="78" w:name="_Toc238561729"/>
      <w:r w:rsidRPr="0074450A">
        <w:rPr>
          <w:rFonts w:ascii="Times New Roman" w:hAnsi="Times New Roman" w:cs="Times New Roman"/>
        </w:rPr>
        <w:t>2.1.2 Scope</w:t>
      </w:r>
      <w:bookmarkEnd w:id="77"/>
      <w:bookmarkEnd w:id="78"/>
    </w:p>
    <w:p w14:paraId="2778EACF" w14:textId="77777777" w:rsidR="005B1A0B" w:rsidRPr="0074450A" w:rsidRDefault="005B1A0B" w:rsidP="005B1A0B">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is a web-based educational system for Software Engineering and Computer Science education. This enables the students to design, edit, save and interact with five UML diagrams: Use Case Diagram, Use Case Description, System Sequence Diagram (SSD), Class Diagram, and Sequence Diagram. The system offers assignment-based modeling, possible text of requirements or case study, validation of diagrams, tutorial help, submission and review by the teachers.</w:t>
      </w:r>
    </w:p>
    <w:p w14:paraId="64D4C6A9"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Teachers may attach optional requirement or case-study text to an assignment for students to read; the checking process itself relies on text-processing and semantic-matching techniques applied between a student's own UML artifacts, rather than on parsing the attached text.</w:t>
      </w:r>
    </w:p>
    <w:p w14:paraId="51D63BD4" w14:textId="77777777" w:rsidR="005B1A0B" w:rsidRPr="0074450A" w:rsidRDefault="005B1A0B" w:rsidP="005B1A0B">
      <w:pPr>
        <w:pStyle w:val="Heading2"/>
        <w:jc w:val="both"/>
        <w:rPr>
          <w:rFonts w:ascii="Times New Roman" w:hAnsi="Times New Roman" w:cs="Times New Roman"/>
        </w:rPr>
      </w:pPr>
      <w:bookmarkStart w:id="79" w:name="_Toc238547696"/>
      <w:bookmarkStart w:id="80" w:name="_Toc238561730"/>
      <w:r w:rsidRPr="0074450A">
        <w:rPr>
          <w:rFonts w:ascii="Times New Roman" w:hAnsi="Times New Roman" w:cs="Times New Roman"/>
        </w:rPr>
        <w:t>2.1.3 Objectives</w:t>
      </w:r>
      <w:bookmarkEnd w:id="79"/>
      <w:bookmarkEnd w:id="80"/>
    </w:p>
    <w:p w14:paraId="22C20637"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For students, the system shall provide an interactive modeling environment across all five UML artifacts, support free modeling in Development Mode, provide step-by-step guidance in Tutorial Mode, allow students to submit completed assignments, and allow them to view available checking results and feedback.</w:t>
      </w:r>
    </w:p>
    <w:p w14:paraId="0875296D"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For teachers, the system shall support class and assignment management, allow requirement or case-study information to be provided with assignments, allow submitted work to be checked, and support review of checking results, consistency reports, and student submissions.</w:t>
      </w:r>
    </w:p>
    <w:p w14:paraId="11C2EBFB" w14:textId="77777777" w:rsidR="005B1A0B" w:rsidRPr="0074450A" w:rsidRDefault="005B1A0B" w:rsidP="005B1A0B">
      <w:pPr>
        <w:pStyle w:val="Heading1"/>
        <w:jc w:val="both"/>
        <w:rPr>
          <w:rFonts w:ascii="Times New Roman" w:hAnsi="Times New Roman" w:cs="Times New Roman"/>
        </w:rPr>
      </w:pPr>
      <w:bookmarkStart w:id="81" w:name="_Toc238547697"/>
      <w:bookmarkStart w:id="82" w:name="_Toc238561731"/>
      <w:r w:rsidRPr="0074450A">
        <w:rPr>
          <w:rFonts w:ascii="Times New Roman" w:hAnsi="Times New Roman" w:cs="Times New Roman"/>
        </w:rPr>
        <w:t>2.2 Overall Description</w:t>
      </w:r>
      <w:bookmarkEnd w:id="81"/>
      <w:bookmarkEnd w:id="82"/>
    </w:p>
    <w:p w14:paraId="7DE3A431" w14:textId="77777777" w:rsidR="005B1A0B" w:rsidRPr="0074450A" w:rsidRDefault="005B1A0B" w:rsidP="005B1A0B">
      <w:pPr>
        <w:pStyle w:val="Heading2"/>
        <w:jc w:val="both"/>
        <w:rPr>
          <w:rFonts w:ascii="Times New Roman" w:hAnsi="Times New Roman" w:cs="Times New Roman"/>
        </w:rPr>
      </w:pPr>
      <w:bookmarkStart w:id="83" w:name="_Toc238547698"/>
      <w:bookmarkStart w:id="84" w:name="_Toc238561732"/>
      <w:r w:rsidRPr="0074450A">
        <w:rPr>
          <w:rFonts w:ascii="Times New Roman" w:hAnsi="Times New Roman" w:cs="Times New Roman"/>
        </w:rPr>
        <w:t>2.2.1 Product Perspective</w:t>
      </w:r>
      <w:bookmarkEnd w:id="83"/>
      <w:bookmarkEnd w:id="84"/>
    </w:p>
    <w:p w14:paraId="211EEBDB" w14:textId="77777777" w:rsidR="005B1A0B" w:rsidRDefault="005B1A0B" w:rsidP="005B1A0B">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is a web-based educational application combining UML modeling, learning, automated checking, consistency checking, assignment management, submission, and evaluation. The frontend provides the interface through which students and teachers work with UML editors, assignments, classes, tutorial support, submissions, checking results, and reports. Backend services handle application logic, checking operations, and communication with the database.</w:t>
      </w:r>
    </w:p>
    <w:p w14:paraId="18CA0B23" w14:textId="77777777" w:rsidR="0058442E" w:rsidRDefault="0058442E" w:rsidP="005B1A0B">
      <w:pPr>
        <w:jc w:val="both"/>
        <w:rPr>
          <w:rFonts w:ascii="Times New Roman" w:hAnsi="Times New Roman" w:cs="Times New Roman"/>
        </w:rPr>
      </w:pPr>
    </w:p>
    <w:p w14:paraId="71EA6397" w14:textId="77777777" w:rsidR="0058442E" w:rsidRPr="0074450A" w:rsidRDefault="0058442E" w:rsidP="005B1A0B">
      <w:pPr>
        <w:jc w:val="both"/>
        <w:rPr>
          <w:rFonts w:ascii="Times New Roman" w:hAnsi="Times New Roman" w:cs="Times New Roman"/>
        </w:rPr>
      </w:pPr>
    </w:p>
    <w:p w14:paraId="3A4AF45F" w14:textId="77777777" w:rsidR="005B1A0B" w:rsidRPr="0074450A" w:rsidRDefault="005B1A0B" w:rsidP="005B1A0B">
      <w:pPr>
        <w:pStyle w:val="Heading2"/>
        <w:jc w:val="both"/>
        <w:rPr>
          <w:rFonts w:ascii="Times New Roman" w:hAnsi="Times New Roman" w:cs="Times New Roman"/>
        </w:rPr>
      </w:pPr>
      <w:bookmarkStart w:id="85" w:name="_Toc238547699"/>
      <w:bookmarkStart w:id="86" w:name="_Toc238561733"/>
      <w:r w:rsidRPr="0074450A">
        <w:rPr>
          <w:rFonts w:ascii="Times New Roman" w:hAnsi="Times New Roman" w:cs="Times New Roman"/>
        </w:rPr>
        <w:lastRenderedPageBreak/>
        <w:t>2.2.2 Product Functions</w:t>
      </w:r>
      <w:bookmarkEnd w:id="85"/>
      <w:bookmarkEnd w:id="86"/>
    </w:p>
    <w:p w14:paraId="688DA2BF"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User authentication and role-based access.</w:t>
      </w:r>
    </w:p>
    <w:p w14:paraId="1CA9691B"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Class and assignment management.</w:t>
      </w:r>
    </w:p>
    <w:p w14:paraId="2A3203FB"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Creation, editing, saving, and submission of all five UML artifacts.</w:t>
      </w:r>
    </w:p>
    <w:p w14:paraId="5BCF7F7C"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Development Mode for free UML modeling.</w:t>
      </w:r>
    </w:p>
    <w:p w14:paraId="425AA6F1"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Tutorial Mode for guided, step-by-step modeling and correction.</w:t>
      </w:r>
    </w:p>
    <w:p w14:paraId="2AC33ECC"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Semantic consistency matching between related UML artifacts to support checking.</w:t>
      </w:r>
    </w:p>
    <w:p w14:paraId="1F4CEA62"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Automated UML checking using predefined validation rules.</w:t>
      </w:r>
    </w:p>
    <w:p w14:paraId="64C87602"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Cross-diagram consistency checking between related UML artifacts.</w:t>
      </w:r>
    </w:p>
    <w:p w14:paraId="796424B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Teacher </w:t>
      </w:r>
      <w:proofErr w:type="gramStart"/>
      <w:r w:rsidRPr="0074450A">
        <w:rPr>
          <w:rFonts w:ascii="Times New Roman" w:hAnsi="Times New Roman" w:cs="Times New Roman"/>
        </w:rPr>
        <w:t>review of</w:t>
      </w:r>
      <w:proofErr w:type="gramEnd"/>
      <w:r w:rsidRPr="0074450A">
        <w:rPr>
          <w:rFonts w:ascii="Times New Roman" w:hAnsi="Times New Roman" w:cs="Times New Roman"/>
        </w:rPr>
        <w:t xml:space="preserve"> submitted assignments and </w:t>
      </w:r>
      <w:proofErr w:type="gramStart"/>
      <w:r w:rsidRPr="0074450A">
        <w:rPr>
          <w:rFonts w:ascii="Times New Roman" w:hAnsi="Times New Roman" w:cs="Times New Roman"/>
        </w:rPr>
        <w:t>checking</w:t>
      </w:r>
      <w:proofErr w:type="gramEnd"/>
      <w:r w:rsidRPr="0074450A">
        <w:rPr>
          <w:rFonts w:ascii="Times New Roman" w:hAnsi="Times New Roman" w:cs="Times New Roman"/>
        </w:rPr>
        <w:t xml:space="preserve"> results.</w:t>
      </w:r>
    </w:p>
    <w:p w14:paraId="11E128DF"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Feedback and report viewing.</w:t>
      </w:r>
    </w:p>
    <w:p w14:paraId="05E9A2E5" w14:textId="77777777" w:rsidR="005B1A0B" w:rsidRPr="0074450A" w:rsidRDefault="005B1A0B" w:rsidP="005B1A0B">
      <w:pPr>
        <w:pStyle w:val="Heading2"/>
        <w:jc w:val="both"/>
        <w:rPr>
          <w:rFonts w:ascii="Times New Roman" w:hAnsi="Times New Roman" w:cs="Times New Roman"/>
        </w:rPr>
      </w:pPr>
      <w:bookmarkStart w:id="87" w:name="_Toc238547700"/>
      <w:bookmarkStart w:id="88" w:name="_Toc238561734"/>
      <w:r w:rsidRPr="0074450A">
        <w:rPr>
          <w:rFonts w:ascii="Times New Roman" w:hAnsi="Times New Roman" w:cs="Times New Roman"/>
        </w:rPr>
        <w:t>2.2.3 User Characteristics</w:t>
      </w:r>
      <w:bookmarkEnd w:id="87"/>
      <w:bookmarkEnd w:id="88"/>
    </w:p>
    <w:p w14:paraId="6F1AE149"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Students are expected to have basic knowledge of Software Engineering and UML. They use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to view assignments, create UML models, work in Development Mode or Tutorial Mode, submit assignments, and review available results and feedback.</w:t>
      </w:r>
    </w:p>
    <w:p w14:paraId="7541B343"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Teachers are expected to have knowledge of UML and Software Engineering. They use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to manage classes and assignments, provide requirement or case-study information, review student submissions, run the checking process, and review checking and consistency results.</w:t>
      </w:r>
    </w:p>
    <w:p w14:paraId="74871A61" w14:textId="77777777" w:rsidR="005B1A0B" w:rsidRPr="0074450A" w:rsidRDefault="005B1A0B" w:rsidP="005B1A0B">
      <w:pPr>
        <w:pStyle w:val="Heading2"/>
        <w:jc w:val="both"/>
        <w:rPr>
          <w:rFonts w:ascii="Times New Roman" w:hAnsi="Times New Roman" w:cs="Times New Roman"/>
        </w:rPr>
      </w:pPr>
      <w:bookmarkStart w:id="89" w:name="_Toc238547701"/>
      <w:bookmarkStart w:id="90" w:name="_Toc238561735"/>
      <w:r w:rsidRPr="0074450A">
        <w:rPr>
          <w:rFonts w:ascii="Times New Roman" w:hAnsi="Times New Roman" w:cs="Times New Roman"/>
        </w:rPr>
        <w:t>2.2.4 Constraints</w:t>
      </w:r>
      <w:bookmarkEnd w:id="89"/>
      <w:bookmarkEnd w:id="90"/>
    </w:p>
    <w:p w14:paraId="7E0C03FB"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The system is accessed through a web interface over HTTP/HTTPS.</w:t>
      </w:r>
    </w:p>
    <w:p w14:paraId="2E01A10E"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Users must authenticate before accessing protected features, and access depends on the user's role.</w:t>
      </w:r>
    </w:p>
    <w:p w14:paraId="0F8C6D1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Automated checking depends on the information available in the submitted UML artifacts.</w:t>
      </w:r>
    </w:p>
    <w:p w14:paraId="19416DB0"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Requirement and case-study processing </w:t>
      </w:r>
      <w:proofErr w:type="gramStart"/>
      <w:r w:rsidRPr="0074450A">
        <w:rPr>
          <w:rFonts w:ascii="Times New Roman" w:hAnsi="Times New Roman" w:cs="Times New Roman"/>
        </w:rPr>
        <w:t>depends</w:t>
      </w:r>
      <w:proofErr w:type="gramEnd"/>
      <w:r w:rsidRPr="0074450A">
        <w:rPr>
          <w:rFonts w:ascii="Times New Roman" w:hAnsi="Times New Roman" w:cs="Times New Roman"/>
        </w:rPr>
        <w:t xml:space="preserve"> on the quality and clarity of the provided text.</w:t>
      </w:r>
    </w:p>
    <w:p w14:paraId="7E19AF1B"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The application requires its backend and database services to be running for normal operation.</w:t>
      </w:r>
    </w:p>
    <w:p w14:paraId="3A5FAB86" w14:textId="77777777" w:rsidR="005B1A0B" w:rsidRPr="0074450A" w:rsidRDefault="005B1A0B" w:rsidP="005B1A0B">
      <w:pPr>
        <w:pStyle w:val="Heading1"/>
        <w:jc w:val="both"/>
        <w:rPr>
          <w:rFonts w:ascii="Times New Roman" w:hAnsi="Times New Roman" w:cs="Times New Roman"/>
        </w:rPr>
      </w:pPr>
      <w:bookmarkStart w:id="91" w:name="_Toc238547702"/>
      <w:bookmarkStart w:id="92" w:name="_Toc238561736"/>
      <w:r w:rsidRPr="0074450A">
        <w:rPr>
          <w:rFonts w:ascii="Times New Roman" w:hAnsi="Times New Roman" w:cs="Times New Roman"/>
        </w:rPr>
        <w:t>2.3 Specific Requirements</w:t>
      </w:r>
      <w:bookmarkEnd w:id="91"/>
      <w:bookmarkEnd w:id="92"/>
    </w:p>
    <w:p w14:paraId="03441251" w14:textId="77777777" w:rsidR="005B1A0B" w:rsidRPr="0074450A" w:rsidRDefault="005B1A0B" w:rsidP="005B1A0B">
      <w:pPr>
        <w:pStyle w:val="Heading2"/>
        <w:jc w:val="both"/>
        <w:rPr>
          <w:rFonts w:ascii="Times New Roman" w:hAnsi="Times New Roman" w:cs="Times New Roman"/>
        </w:rPr>
      </w:pPr>
      <w:bookmarkStart w:id="93" w:name="_Toc238547703"/>
      <w:bookmarkStart w:id="94" w:name="_Toc238561737"/>
      <w:r w:rsidRPr="0074450A">
        <w:rPr>
          <w:rFonts w:ascii="Times New Roman" w:hAnsi="Times New Roman" w:cs="Times New Roman"/>
        </w:rPr>
        <w:t>2.3.1 External Interfaces</w:t>
      </w:r>
      <w:bookmarkEnd w:id="93"/>
      <w:bookmarkEnd w:id="94"/>
    </w:p>
    <w:p w14:paraId="657F70B6"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The system provides a web-based user interface for students and teachers. Students interact with UML editors, assignments, tutorial activities, submissions, and available results. Teachers interact with classes, assignments, submitted work, checking functions, reports, and feedback.</w:t>
      </w:r>
    </w:p>
    <w:p w14:paraId="6513D44D" w14:textId="77777777" w:rsidR="005B1A0B" w:rsidRDefault="005B1A0B" w:rsidP="005B1A0B">
      <w:pPr>
        <w:jc w:val="both"/>
        <w:rPr>
          <w:rFonts w:ascii="Times New Roman" w:hAnsi="Times New Roman" w:cs="Times New Roman"/>
        </w:rPr>
      </w:pPr>
      <w:r w:rsidRPr="0074450A">
        <w:rPr>
          <w:rFonts w:ascii="Times New Roman" w:hAnsi="Times New Roman" w:cs="Times New Roman"/>
        </w:rPr>
        <w:t>The frontend communicates with backend services through application APIs. Authentication and protected operations are handled according to the user's role.</w:t>
      </w:r>
    </w:p>
    <w:p w14:paraId="7E920B27" w14:textId="77777777" w:rsidR="00BA263C" w:rsidRPr="0074450A" w:rsidRDefault="00BA263C" w:rsidP="005B1A0B">
      <w:pPr>
        <w:jc w:val="both"/>
        <w:rPr>
          <w:rFonts w:ascii="Times New Roman" w:hAnsi="Times New Roman" w:cs="Times New Roman"/>
        </w:rPr>
      </w:pPr>
    </w:p>
    <w:p w14:paraId="44C48B2E" w14:textId="77777777" w:rsidR="005B1A0B" w:rsidRDefault="005B1A0B" w:rsidP="005B1A0B">
      <w:pPr>
        <w:pStyle w:val="Heading2"/>
        <w:jc w:val="both"/>
        <w:rPr>
          <w:ins w:id="95" w:author="Onaiza Maqbool" w:date="2026-08-26T16:23:00Z" w16du:dateUtc="2026-08-26T11:23:00Z"/>
          <w:rFonts w:ascii="Times New Roman" w:hAnsi="Times New Roman" w:cs="Times New Roman"/>
        </w:rPr>
      </w:pPr>
      <w:bookmarkStart w:id="96" w:name="_Toc238547704"/>
      <w:bookmarkStart w:id="97" w:name="_Toc238561738"/>
      <w:r w:rsidRPr="0074450A">
        <w:rPr>
          <w:rFonts w:ascii="Times New Roman" w:hAnsi="Times New Roman" w:cs="Times New Roman"/>
        </w:rPr>
        <w:lastRenderedPageBreak/>
        <w:t>2.3.2 Performance Requirements</w:t>
      </w:r>
      <w:bookmarkEnd w:id="96"/>
      <w:bookmarkEnd w:id="97"/>
    </w:p>
    <w:p w14:paraId="1B5B7D3A" w14:textId="070C56CA" w:rsidR="00727831" w:rsidRPr="00727831" w:rsidRDefault="00727831" w:rsidP="00727831">
      <w:pPr>
        <w:rPr>
          <w:rPrChange w:id="98" w:author="Onaiza Maqbool" w:date="2026-08-26T16:23:00Z" w16du:dateUtc="2026-08-26T11:23:00Z">
            <w:rPr>
              <w:rFonts w:ascii="Times New Roman" w:hAnsi="Times New Roman" w:cs="Times New Roman"/>
            </w:rPr>
          </w:rPrChange>
        </w:rPr>
        <w:pPrChange w:id="99" w:author="Onaiza Maqbool" w:date="2026-08-26T16:23:00Z" w16du:dateUtc="2026-08-26T11:23:00Z">
          <w:pPr>
            <w:pStyle w:val="Heading2"/>
            <w:jc w:val="both"/>
          </w:pPr>
        </w:pPrChange>
      </w:pPr>
      <w:ins w:id="100" w:author="Onaiza Maqbool" w:date="2026-08-26T16:23:00Z" w16du:dateUtc="2026-08-26T11:23:00Z">
        <w:r>
          <w:t>These are not verifiable requirements</w:t>
        </w:r>
      </w:ins>
    </w:p>
    <w:p w14:paraId="431C2B31"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The system should respond to normal user actions within a reasonable time under the expected educational workload.</w:t>
      </w:r>
    </w:p>
    <w:p w14:paraId="2AB1DB9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UML editing operations should provide a responsive interface during normal use.</w:t>
      </w:r>
    </w:p>
    <w:p w14:paraId="0441A25F"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Checking operations should process submitted UML artifacts and return results without unnecessary delay.</w:t>
      </w:r>
    </w:p>
    <w:p w14:paraId="64FED5AD"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Database operations should be handled efficiently to support classes, assignments, UML artifacts, submissions, and checking results.</w:t>
      </w:r>
    </w:p>
    <w:p w14:paraId="1F582C69" w14:textId="77777777" w:rsidR="005B1A0B" w:rsidRPr="0074450A" w:rsidRDefault="005B1A0B" w:rsidP="005B1A0B">
      <w:pPr>
        <w:pStyle w:val="Heading2"/>
        <w:jc w:val="both"/>
        <w:rPr>
          <w:rFonts w:ascii="Times New Roman" w:hAnsi="Times New Roman" w:cs="Times New Roman"/>
        </w:rPr>
      </w:pPr>
      <w:bookmarkStart w:id="101" w:name="_Toc238547705"/>
      <w:bookmarkStart w:id="102" w:name="_Toc238561739"/>
      <w:r w:rsidRPr="0074450A">
        <w:rPr>
          <w:rFonts w:ascii="Times New Roman" w:hAnsi="Times New Roman" w:cs="Times New Roman"/>
        </w:rPr>
        <w:t>2.3.3 Functional Requirements</w:t>
      </w:r>
      <w:bookmarkEnd w:id="101"/>
      <w:bookmarkEnd w:id="102"/>
    </w:p>
    <w:p w14:paraId="14AC7477"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FR01 </w:t>
      </w:r>
      <w:r w:rsidRPr="0074450A">
        <w:rPr>
          <w:rFonts w:ascii="Times New Roman" w:hAnsi="Times New Roman" w:cs="Times New Roman"/>
          <w:b/>
          <w:u w:val="single"/>
        </w:rPr>
        <w:t>User Authentication and Role Management</w:t>
      </w:r>
      <w:r w:rsidRPr="0074450A">
        <w:rPr>
          <w:rFonts w:ascii="Times New Roman" w:hAnsi="Times New Roman" w:cs="Times New Roman"/>
          <w:b/>
        </w:rPr>
        <w:t xml:space="preserve">: </w:t>
      </w:r>
      <w:r w:rsidRPr="0074450A">
        <w:rPr>
          <w:rFonts w:ascii="Times New Roman" w:hAnsi="Times New Roman" w:cs="Times New Roman"/>
        </w:rPr>
        <w:t>The system shall allow users to authenticate and shall provide access according to their assigned role.</w:t>
      </w:r>
    </w:p>
    <w:p w14:paraId="36FCB52D"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FR</w:t>
      </w:r>
      <w:proofErr w:type="gramStart"/>
      <w:r w:rsidRPr="0074450A">
        <w:rPr>
          <w:rFonts w:ascii="Times New Roman" w:hAnsi="Times New Roman" w:cs="Times New Roman"/>
          <w:b/>
        </w:rPr>
        <w:t xml:space="preserve">02  </w:t>
      </w:r>
      <w:r w:rsidRPr="0074450A">
        <w:rPr>
          <w:rFonts w:ascii="Times New Roman" w:hAnsi="Times New Roman" w:cs="Times New Roman"/>
          <w:b/>
          <w:u w:val="single"/>
        </w:rPr>
        <w:t>Class</w:t>
      </w:r>
      <w:proofErr w:type="gramEnd"/>
      <w:r w:rsidRPr="0074450A">
        <w:rPr>
          <w:rFonts w:ascii="Times New Roman" w:hAnsi="Times New Roman" w:cs="Times New Roman"/>
          <w:b/>
          <w:u w:val="single"/>
        </w:rPr>
        <w:t xml:space="preserve"> Management</w:t>
      </w:r>
      <w:r w:rsidRPr="0074450A">
        <w:rPr>
          <w:rFonts w:ascii="Times New Roman" w:hAnsi="Times New Roman" w:cs="Times New Roman"/>
          <w:b/>
        </w:rPr>
        <w:t xml:space="preserve">: </w:t>
      </w:r>
      <w:r w:rsidRPr="0074450A">
        <w:rPr>
          <w:rFonts w:ascii="Times New Roman" w:hAnsi="Times New Roman" w:cs="Times New Roman"/>
        </w:rPr>
        <w:t>The system shall allow teachers to create and manage classes and allow students to access the classes available to them.</w:t>
      </w:r>
    </w:p>
    <w:p w14:paraId="17BF3ED1"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FR03 </w:t>
      </w:r>
      <w:r w:rsidRPr="0074450A">
        <w:rPr>
          <w:rFonts w:ascii="Times New Roman" w:hAnsi="Times New Roman" w:cs="Times New Roman"/>
          <w:b/>
          <w:u w:val="single"/>
        </w:rPr>
        <w:t>Assignment Management:</w:t>
      </w:r>
      <w:r w:rsidRPr="0074450A">
        <w:rPr>
          <w:rFonts w:ascii="Times New Roman" w:hAnsi="Times New Roman" w:cs="Times New Roman"/>
          <w:b/>
        </w:rPr>
        <w:t xml:space="preserve"> </w:t>
      </w:r>
      <w:r w:rsidRPr="0074450A">
        <w:rPr>
          <w:rFonts w:ascii="Times New Roman" w:hAnsi="Times New Roman" w:cs="Times New Roman"/>
        </w:rPr>
        <w:t>The system shall allow teachers to create and manage assignments and optionally attach requirement or case-study text.</w:t>
      </w:r>
    </w:p>
    <w:p w14:paraId="1ED985A2"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FR04 </w:t>
      </w:r>
      <w:r w:rsidRPr="0074450A">
        <w:rPr>
          <w:rFonts w:ascii="Times New Roman" w:hAnsi="Times New Roman" w:cs="Times New Roman"/>
          <w:b/>
          <w:u w:val="single"/>
        </w:rPr>
        <w:t>View Assignment:</w:t>
      </w:r>
      <w:r w:rsidRPr="0074450A">
        <w:rPr>
          <w:rFonts w:ascii="Times New Roman" w:hAnsi="Times New Roman" w:cs="Times New Roman"/>
          <w:b/>
        </w:rPr>
        <w:t xml:space="preserve"> </w:t>
      </w:r>
      <w:r w:rsidRPr="0074450A">
        <w:rPr>
          <w:rFonts w:ascii="Times New Roman" w:hAnsi="Times New Roman" w:cs="Times New Roman"/>
        </w:rPr>
        <w:t>The system shall allow students to view assignment information, requirements, deadlines, and other relevant details.</w:t>
      </w:r>
    </w:p>
    <w:p w14:paraId="19E86A0D"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FR05 </w:t>
      </w:r>
      <w:r w:rsidRPr="0074450A">
        <w:rPr>
          <w:rFonts w:ascii="Times New Roman" w:hAnsi="Times New Roman" w:cs="Times New Roman"/>
          <w:b/>
          <w:u w:val="single"/>
        </w:rPr>
        <w:t>Create and Edit UML Models:</w:t>
      </w:r>
      <w:r w:rsidRPr="0074450A">
        <w:rPr>
          <w:rFonts w:ascii="Times New Roman" w:hAnsi="Times New Roman" w:cs="Times New Roman"/>
          <w:b/>
        </w:rPr>
        <w:t xml:space="preserve"> </w:t>
      </w:r>
      <w:r w:rsidRPr="0074450A">
        <w:rPr>
          <w:rFonts w:ascii="Times New Roman" w:hAnsi="Times New Roman" w:cs="Times New Roman"/>
        </w:rPr>
        <w:t>The system shall allow students to create, edit, save, and manage Use Case Diagrams, Use Case Descriptions, SSDs, Class Diagrams, and Sequence Diagrams.</w:t>
      </w:r>
    </w:p>
    <w:p w14:paraId="0439322B"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FR06 </w:t>
      </w:r>
      <w:r w:rsidRPr="0074450A">
        <w:rPr>
          <w:rFonts w:ascii="Times New Roman" w:hAnsi="Times New Roman" w:cs="Times New Roman"/>
          <w:b/>
          <w:u w:val="single"/>
        </w:rPr>
        <w:t>Development Mode:</w:t>
      </w:r>
      <w:r w:rsidRPr="0074450A">
        <w:rPr>
          <w:rFonts w:ascii="Times New Roman" w:hAnsi="Times New Roman" w:cs="Times New Roman"/>
          <w:b/>
        </w:rPr>
        <w:t xml:space="preserve"> </w:t>
      </w:r>
      <w:r w:rsidRPr="0074450A">
        <w:rPr>
          <w:rFonts w:ascii="Times New Roman" w:hAnsi="Times New Roman" w:cs="Times New Roman"/>
        </w:rPr>
        <w:t>The system shall provide a Development Mode in which students can create and edit UML artifacts freely without being forced to complete the task step by step.</w:t>
      </w:r>
    </w:p>
    <w:p w14:paraId="21464D00" w14:textId="77777777" w:rsidR="005B1A0B" w:rsidRDefault="005B1A0B" w:rsidP="005B1A0B">
      <w:pPr>
        <w:jc w:val="both"/>
        <w:rPr>
          <w:ins w:id="103" w:author="Onaiza Maqbool" w:date="2026-08-26T16:24:00Z" w16du:dateUtc="2026-08-26T11:24:00Z"/>
          <w:rFonts w:ascii="Times New Roman" w:hAnsi="Times New Roman" w:cs="Times New Roman"/>
        </w:rPr>
      </w:pPr>
      <w:r w:rsidRPr="0074450A">
        <w:rPr>
          <w:rFonts w:ascii="Times New Roman" w:hAnsi="Times New Roman" w:cs="Times New Roman"/>
          <w:b/>
        </w:rPr>
        <w:t xml:space="preserve">FR07 </w:t>
      </w:r>
      <w:r w:rsidRPr="0074450A">
        <w:rPr>
          <w:rFonts w:ascii="Times New Roman" w:hAnsi="Times New Roman" w:cs="Times New Roman"/>
          <w:b/>
          <w:u w:val="single"/>
        </w:rPr>
        <w:t>Tutorial Mode:</w:t>
      </w:r>
      <w:r w:rsidRPr="0074450A">
        <w:rPr>
          <w:rFonts w:ascii="Times New Roman" w:hAnsi="Times New Roman" w:cs="Times New Roman"/>
          <w:b/>
        </w:rPr>
        <w:t xml:space="preserve"> </w:t>
      </w:r>
      <w:r w:rsidRPr="0074450A">
        <w:rPr>
          <w:rFonts w:ascii="Times New Roman" w:hAnsi="Times New Roman" w:cs="Times New Roman"/>
        </w:rPr>
        <w:t xml:space="preserve">The system shall provide step-by-step tutorial guidance. The system </w:t>
      </w:r>
      <w:proofErr w:type="gramStart"/>
      <w:r w:rsidRPr="0074450A">
        <w:rPr>
          <w:rFonts w:ascii="Times New Roman" w:hAnsi="Times New Roman" w:cs="Times New Roman"/>
        </w:rPr>
        <w:t>shall</w:t>
      </w:r>
      <w:proofErr w:type="gramEnd"/>
      <w:r w:rsidRPr="0074450A">
        <w:rPr>
          <w:rFonts w:ascii="Times New Roman" w:hAnsi="Times New Roman" w:cs="Times New Roman"/>
        </w:rPr>
        <w:t xml:space="preserve"> check the </w:t>
      </w:r>
      <w:proofErr w:type="gramStart"/>
      <w:r w:rsidRPr="0074450A">
        <w:rPr>
          <w:rFonts w:ascii="Times New Roman" w:hAnsi="Times New Roman" w:cs="Times New Roman"/>
        </w:rPr>
        <w:t>student's</w:t>
      </w:r>
      <w:proofErr w:type="gramEnd"/>
      <w:r w:rsidRPr="0074450A">
        <w:rPr>
          <w:rFonts w:ascii="Times New Roman" w:hAnsi="Times New Roman" w:cs="Times New Roman"/>
        </w:rPr>
        <w:t xml:space="preserve"> work at the current step, provide correction when required, and allow the student to continue when the current step is completed correctly.</w:t>
      </w:r>
    </w:p>
    <w:p w14:paraId="7516D624" w14:textId="3C6BBF3D" w:rsidR="00727831" w:rsidRPr="0074450A" w:rsidRDefault="00727831" w:rsidP="005B1A0B">
      <w:pPr>
        <w:jc w:val="both"/>
        <w:rPr>
          <w:rFonts w:ascii="Times New Roman" w:hAnsi="Times New Roman" w:cs="Times New Roman"/>
        </w:rPr>
      </w:pPr>
      <w:ins w:id="104" w:author="Onaiza Maqbool" w:date="2026-08-26T16:25:00Z" w16du:dateUtc="2026-08-26T11:25:00Z">
        <w:r>
          <w:rPr>
            <w:rFonts w:ascii="Times New Roman" w:hAnsi="Times New Roman" w:cs="Times New Roman"/>
          </w:rPr>
          <w:t>FR05 is also mentioned under development mode</w:t>
        </w:r>
      </w:ins>
    </w:p>
    <w:p w14:paraId="2104C761"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FR08 </w:t>
      </w:r>
      <w:r w:rsidRPr="0074450A">
        <w:rPr>
          <w:rFonts w:ascii="Times New Roman" w:hAnsi="Times New Roman" w:cs="Times New Roman"/>
          <w:b/>
          <w:u w:val="single"/>
        </w:rPr>
        <w:t>Submit Assignment:</w:t>
      </w:r>
      <w:r w:rsidRPr="0074450A">
        <w:rPr>
          <w:rFonts w:ascii="Times New Roman" w:hAnsi="Times New Roman" w:cs="Times New Roman"/>
          <w:b/>
        </w:rPr>
        <w:t xml:space="preserve"> </w:t>
      </w:r>
      <w:r w:rsidRPr="0074450A">
        <w:rPr>
          <w:rFonts w:ascii="Times New Roman" w:hAnsi="Times New Roman" w:cs="Times New Roman"/>
        </w:rPr>
        <w:t>The system shall allow students to submit their completed UML work and make the submission available for teacher review.</w:t>
      </w:r>
    </w:p>
    <w:p w14:paraId="4F618790"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FR09 </w:t>
      </w:r>
      <w:r w:rsidRPr="0074450A">
        <w:rPr>
          <w:rFonts w:ascii="Times New Roman" w:hAnsi="Times New Roman" w:cs="Times New Roman"/>
          <w:b/>
          <w:u w:val="single"/>
        </w:rPr>
        <w:t>Semantic Consistency Matching:</w:t>
      </w:r>
      <w:r w:rsidRPr="0074450A">
        <w:rPr>
          <w:rFonts w:ascii="Times New Roman" w:hAnsi="Times New Roman" w:cs="Times New Roman"/>
          <w:b/>
        </w:rPr>
        <w:t xml:space="preserve"> </w:t>
      </w:r>
      <w:r w:rsidRPr="0074450A">
        <w:rPr>
          <w:rFonts w:ascii="Times New Roman" w:hAnsi="Times New Roman" w:cs="Times New Roman"/>
        </w:rPr>
        <w:t>The system shall apply text-processing and semantic-matching techniques to compare a student's UML artifacts against one another (for example, Use Case Description steps against SSD messages, and SSD messages against Class Diagram operations) to support the checking process.</w:t>
      </w:r>
    </w:p>
    <w:p w14:paraId="6B9A8969"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FR10 </w:t>
      </w:r>
      <w:r w:rsidRPr="0074450A">
        <w:rPr>
          <w:rFonts w:ascii="Times New Roman" w:hAnsi="Times New Roman" w:cs="Times New Roman"/>
          <w:b/>
          <w:u w:val="single"/>
        </w:rPr>
        <w:t>Automated UML Checking:</w:t>
      </w:r>
      <w:r w:rsidRPr="0074450A">
        <w:rPr>
          <w:rFonts w:ascii="Times New Roman" w:hAnsi="Times New Roman" w:cs="Times New Roman"/>
          <w:b/>
        </w:rPr>
        <w:t xml:space="preserve"> </w:t>
      </w:r>
      <w:r w:rsidRPr="0074450A">
        <w:rPr>
          <w:rFonts w:ascii="Times New Roman" w:hAnsi="Times New Roman" w:cs="Times New Roman"/>
        </w:rPr>
        <w:t>The system shall apply predefined checking rules to the student's UML work to identify structural, naming, completeness, and other defined problems.</w:t>
      </w:r>
    </w:p>
    <w:p w14:paraId="229662C7"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lastRenderedPageBreak/>
        <w:t xml:space="preserve">FR11 </w:t>
      </w:r>
      <w:r w:rsidRPr="0074450A">
        <w:rPr>
          <w:rFonts w:ascii="Times New Roman" w:hAnsi="Times New Roman" w:cs="Times New Roman"/>
          <w:b/>
          <w:u w:val="single"/>
        </w:rPr>
        <w:t>Cross-Diagram Consistency Checking:</w:t>
      </w:r>
      <w:r w:rsidRPr="0074450A">
        <w:rPr>
          <w:rFonts w:ascii="Times New Roman" w:hAnsi="Times New Roman" w:cs="Times New Roman"/>
          <w:b/>
        </w:rPr>
        <w:t xml:space="preserve"> </w:t>
      </w:r>
      <w:r w:rsidRPr="0074450A">
        <w:rPr>
          <w:rFonts w:ascii="Times New Roman" w:hAnsi="Times New Roman" w:cs="Times New Roman"/>
        </w:rPr>
        <w:t>The system shall compare related information across the five UML artifacts and identify inconsistencies according to the defined consistency rules.</w:t>
      </w:r>
    </w:p>
    <w:p w14:paraId="7E5839D7"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FR12 </w:t>
      </w:r>
      <w:r w:rsidRPr="0074450A">
        <w:rPr>
          <w:rFonts w:ascii="Times New Roman" w:hAnsi="Times New Roman" w:cs="Times New Roman"/>
          <w:b/>
          <w:u w:val="single"/>
        </w:rPr>
        <w:t>Teacher Review:</w:t>
      </w:r>
      <w:r w:rsidRPr="0074450A">
        <w:rPr>
          <w:rFonts w:ascii="Times New Roman" w:hAnsi="Times New Roman" w:cs="Times New Roman"/>
          <w:b/>
        </w:rPr>
        <w:t xml:space="preserve"> </w:t>
      </w:r>
      <w:r w:rsidRPr="0074450A">
        <w:rPr>
          <w:rFonts w:ascii="Times New Roman" w:hAnsi="Times New Roman" w:cs="Times New Roman"/>
        </w:rPr>
        <w:t xml:space="preserve">The </w:t>
      </w:r>
      <w:proofErr w:type="gramStart"/>
      <w:r w:rsidRPr="0074450A">
        <w:rPr>
          <w:rFonts w:ascii="Times New Roman" w:hAnsi="Times New Roman" w:cs="Times New Roman"/>
        </w:rPr>
        <w:t>system shall</w:t>
      </w:r>
      <w:proofErr w:type="gramEnd"/>
      <w:r w:rsidRPr="0074450A">
        <w:rPr>
          <w:rFonts w:ascii="Times New Roman" w:hAnsi="Times New Roman" w:cs="Times New Roman"/>
        </w:rPr>
        <w:t xml:space="preserve"> allow teachers to review submitted UML work and the generated checking and consistency results.</w:t>
      </w:r>
    </w:p>
    <w:p w14:paraId="19AFED3C"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FR13 </w:t>
      </w:r>
      <w:r w:rsidRPr="0074450A">
        <w:rPr>
          <w:rFonts w:ascii="Times New Roman" w:hAnsi="Times New Roman" w:cs="Times New Roman"/>
          <w:b/>
          <w:u w:val="single"/>
        </w:rPr>
        <w:t>Feedback and Results:</w:t>
      </w:r>
      <w:r w:rsidRPr="0074450A">
        <w:rPr>
          <w:rFonts w:ascii="Times New Roman" w:hAnsi="Times New Roman" w:cs="Times New Roman"/>
          <w:b/>
        </w:rPr>
        <w:t xml:space="preserve"> </w:t>
      </w:r>
      <w:r w:rsidRPr="0074450A">
        <w:rPr>
          <w:rFonts w:ascii="Times New Roman" w:hAnsi="Times New Roman" w:cs="Times New Roman"/>
        </w:rPr>
        <w:t>The system shall allow teachers to provide feedback and shall allow students to view feedback and checking results made available to them.</w:t>
      </w:r>
    </w:p>
    <w:p w14:paraId="0D2CE1A7"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b/>
        </w:rPr>
        <w:t xml:space="preserve">FR14 </w:t>
      </w:r>
      <w:r w:rsidRPr="0074450A">
        <w:rPr>
          <w:rFonts w:ascii="Times New Roman" w:hAnsi="Times New Roman" w:cs="Times New Roman"/>
          <w:b/>
          <w:u w:val="single"/>
        </w:rPr>
        <w:t>Reports:</w:t>
      </w:r>
      <w:r w:rsidRPr="0074450A">
        <w:rPr>
          <w:rFonts w:ascii="Times New Roman" w:hAnsi="Times New Roman" w:cs="Times New Roman"/>
          <w:b/>
        </w:rPr>
        <w:t xml:space="preserve"> </w:t>
      </w:r>
      <w:r w:rsidRPr="0074450A">
        <w:rPr>
          <w:rFonts w:ascii="Times New Roman" w:hAnsi="Times New Roman" w:cs="Times New Roman"/>
        </w:rPr>
        <w:t>The system shall generate and display relevant checking and consistency results for review and evaluation.</w:t>
      </w:r>
    </w:p>
    <w:p w14:paraId="0DD988C1" w14:textId="77777777" w:rsidR="005B1A0B" w:rsidRPr="0074450A" w:rsidRDefault="005B1A0B" w:rsidP="005B1A0B">
      <w:pPr>
        <w:pStyle w:val="Heading2"/>
        <w:rPr>
          <w:rFonts w:ascii="Times New Roman" w:hAnsi="Times New Roman" w:cs="Times New Roman"/>
        </w:rPr>
      </w:pPr>
      <w:bookmarkStart w:id="105" w:name="_Toc238547706"/>
      <w:bookmarkStart w:id="106" w:name="_Toc238561740"/>
      <w:r w:rsidRPr="0074450A">
        <w:rPr>
          <w:rFonts w:ascii="Times New Roman" w:hAnsi="Times New Roman" w:cs="Times New Roman"/>
        </w:rPr>
        <w:t>2.3.4 Reliability and Availability</w:t>
      </w:r>
      <w:bookmarkEnd w:id="105"/>
      <w:bookmarkEnd w:id="106"/>
    </w:p>
    <w:p w14:paraId="6D6019B8"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The system should preserve saved UML work and assignment data correctly.</w:t>
      </w:r>
    </w:p>
    <w:p w14:paraId="1AC79E3C"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Submitted work and checking results should remain available to authorized users.</w:t>
      </w:r>
    </w:p>
    <w:p w14:paraId="770E16F8"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The system should handle invalid operations without causing loss of stored data.</w:t>
      </w:r>
    </w:p>
    <w:p w14:paraId="72942A9E"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Protected services should be available when the required backend and database services are running.</w:t>
      </w:r>
    </w:p>
    <w:p w14:paraId="3933D96C" w14:textId="77777777" w:rsidR="005B1A0B" w:rsidRPr="0074450A" w:rsidRDefault="005B1A0B" w:rsidP="005B1A0B">
      <w:pPr>
        <w:pStyle w:val="Heading2"/>
        <w:rPr>
          <w:rFonts w:ascii="Times New Roman" w:hAnsi="Times New Roman" w:cs="Times New Roman"/>
        </w:rPr>
      </w:pPr>
      <w:bookmarkStart w:id="107" w:name="_Toc238547707"/>
      <w:bookmarkStart w:id="108" w:name="_Toc238561741"/>
      <w:r w:rsidRPr="0074450A">
        <w:rPr>
          <w:rFonts w:ascii="Times New Roman" w:hAnsi="Times New Roman" w:cs="Times New Roman"/>
        </w:rPr>
        <w:t>2.3.5 Security Requirements</w:t>
      </w:r>
      <w:bookmarkEnd w:id="107"/>
      <w:bookmarkEnd w:id="108"/>
    </w:p>
    <w:p w14:paraId="1528DEFA"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The system shall authenticate users before allowing access to protected functions.</w:t>
      </w:r>
    </w:p>
    <w:p w14:paraId="5BFECF05"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Student and teacher functions shall be separated according to role.</w:t>
      </w:r>
    </w:p>
    <w:p w14:paraId="5958E77B"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The system shall prevent unauthorized users from accessing protected assignments, submissions, checking results, and management functions.</w:t>
      </w:r>
    </w:p>
    <w:p w14:paraId="42B52C68" w14:textId="77777777" w:rsidR="005B1A0B" w:rsidRPr="0074450A" w:rsidRDefault="005B1A0B" w:rsidP="005B1A0B">
      <w:pPr>
        <w:pStyle w:val="ListBullet"/>
        <w:tabs>
          <w:tab w:val="num" w:pos="360"/>
        </w:tabs>
        <w:ind w:left="360" w:hanging="360"/>
        <w:rPr>
          <w:rFonts w:ascii="Times New Roman" w:hAnsi="Times New Roman" w:cs="Times New Roman"/>
        </w:rPr>
      </w:pPr>
      <w:r w:rsidRPr="0074450A">
        <w:rPr>
          <w:rFonts w:ascii="Times New Roman" w:hAnsi="Times New Roman" w:cs="Times New Roman"/>
        </w:rPr>
        <w:t>User input and API requests shall be validated before being processed.</w:t>
      </w:r>
    </w:p>
    <w:p w14:paraId="3B7559A3" w14:textId="77777777" w:rsidR="005B1A0B" w:rsidRPr="0074450A" w:rsidRDefault="005B1A0B" w:rsidP="005B1A0B">
      <w:pPr>
        <w:pStyle w:val="Heading2"/>
        <w:jc w:val="both"/>
        <w:rPr>
          <w:rFonts w:ascii="Times New Roman" w:hAnsi="Times New Roman" w:cs="Times New Roman"/>
        </w:rPr>
      </w:pPr>
      <w:bookmarkStart w:id="109" w:name="_Toc238547708"/>
      <w:bookmarkStart w:id="110" w:name="_Toc238561742"/>
      <w:r w:rsidRPr="0074450A">
        <w:rPr>
          <w:rFonts w:ascii="Times New Roman" w:hAnsi="Times New Roman" w:cs="Times New Roman"/>
        </w:rPr>
        <w:t>2.3.6 Usability Requirements</w:t>
      </w:r>
      <w:bookmarkEnd w:id="109"/>
      <w:bookmarkEnd w:id="110"/>
    </w:p>
    <w:p w14:paraId="1FFCA379"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The UML editors should provide a clear and understandable interface for creating and editing UML artifacts.</w:t>
      </w:r>
    </w:p>
    <w:p w14:paraId="3A1829F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Tutorial Mode should provide understandable guidance and correction messages.</w:t>
      </w:r>
    </w:p>
    <w:p w14:paraId="4C0E5D0B"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Teachers should be able to review submissions and checking results without unnecessary steps.</w:t>
      </w:r>
    </w:p>
    <w:p w14:paraId="5E143BF2"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Students should be able to understand available feedback and use it to improve their UML work.</w:t>
      </w:r>
    </w:p>
    <w:p w14:paraId="494CA1A8" w14:textId="77777777" w:rsidR="005B1A0B" w:rsidRPr="0074450A" w:rsidRDefault="005B1A0B" w:rsidP="005B1A0B">
      <w:pPr>
        <w:pStyle w:val="ListBullet"/>
        <w:numPr>
          <w:ilvl w:val="0"/>
          <w:numId w:val="0"/>
        </w:numPr>
        <w:tabs>
          <w:tab w:val="num" w:pos="360"/>
        </w:tabs>
        <w:jc w:val="both"/>
        <w:rPr>
          <w:rFonts w:ascii="Times New Roman" w:hAnsi="Times New Roman" w:cs="Times New Roman"/>
        </w:rPr>
      </w:pPr>
    </w:p>
    <w:p w14:paraId="1BE295B5" w14:textId="77777777" w:rsidR="005B1A0B" w:rsidRPr="0074450A" w:rsidRDefault="005B1A0B" w:rsidP="005B1A0B">
      <w:pPr>
        <w:pStyle w:val="ListBullet"/>
        <w:numPr>
          <w:ilvl w:val="0"/>
          <w:numId w:val="0"/>
        </w:numPr>
        <w:tabs>
          <w:tab w:val="num" w:pos="360"/>
        </w:tabs>
        <w:jc w:val="both"/>
        <w:rPr>
          <w:rFonts w:ascii="Times New Roman" w:hAnsi="Times New Roman" w:cs="Times New Roman"/>
        </w:rPr>
      </w:pPr>
    </w:p>
    <w:p w14:paraId="5E95F4E7" w14:textId="77777777" w:rsidR="005B1A0B" w:rsidRPr="0074450A" w:rsidRDefault="005B1A0B" w:rsidP="005B1A0B">
      <w:pPr>
        <w:pStyle w:val="ListBullet"/>
        <w:numPr>
          <w:ilvl w:val="0"/>
          <w:numId w:val="0"/>
        </w:numPr>
        <w:tabs>
          <w:tab w:val="num" w:pos="360"/>
        </w:tabs>
        <w:jc w:val="both"/>
        <w:rPr>
          <w:rFonts w:ascii="Times New Roman" w:hAnsi="Times New Roman" w:cs="Times New Roman"/>
        </w:rPr>
      </w:pPr>
    </w:p>
    <w:p w14:paraId="39E12BF1" w14:textId="77777777" w:rsidR="005B1A0B" w:rsidRPr="0074450A" w:rsidRDefault="005B1A0B" w:rsidP="005B1A0B">
      <w:pPr>
        <w:pStyle w:val="ListBullet"/>
        <w:numPr>
          <w:ilvl w:val="0"/>
          <w:numId w:val="0"/>
        </w:numPr>
        <w:tabs>
          <w:tab w:val="num" w:pos="360"/>
        </w:tabs>
        <w:jc w:val="both"/>
        <w:rPr>
          <w:rFonts w:ascii="Times New Roman" w:hAnsi="Times New Roman" w:cs="Times New Roman"/>
        </w:rPr>
      </w:pPr>
    </w:p>
    <w:p w14:paraId="0E5F9738" w14:textId="77777777" w:rsidR="005B1A0B" w:rsidRDefault="005B1A0B" w:rsidP="005B1A0B">
      <w:pPr>
        <w:pStyle w:val="ListBullet"/>
        <w:numPr>
          <w:ilvl w:val="0"/>
          <w:numId w:val="0"/>
        </w:numPr>
        <w:tabs>
          <w:tab w:val="num" w:pos="360"/>
        </w:tabs>
        <w:jc w:val="both"/>
        <w:rPr>
          <w:rFonts w:ascii="Times New Roman" w:hAnsi="Times New Roman" w:cs="Times New Roman"/>
        </w:rPr>
      </w:pPr>
    </w:p>
    <w:p w14:paraId="14615126" w14:textId="77777777" w:rsidR="00D55D07" w:rsidRDefault="00D55D07" w:rsidP="005B1A0B">
      <w:pPr>
        <w:pStyle w:val="ListBullet"/>
        <w:numPr>
          <w:ilvl w:val="0"/>
          <w:numId w:val="0"/>
        </w:numPr>
        <w:tabs>
          <w:tab w:val="num" w:pos="360"/>
        </w:tabs>
        <w:jc w:val="both"/>
        <w:rPr>
          <w:rFonts w:ascii="Times New Roman" w:hAnsi="Times New Roman" w:cs="Times New Roman"/>
        </w:rPr>
      </w:pPr>
    </w:p>
    <w:p w14:paraId="6314A7A7" w14:textId="77777777" w:rsidR="00D55D07" w:rsidRDefault="00D55D07" w:rsidP="005B1A0B">
      <w:pPr>
        <w:pStyle w:val="ListBullet"/>
        <w:numPr>
          <w:ilvl w:val="0"/>
          <w:numId w:val="0"/>
        </w:numPr>
        <w:tabs>
          <w:tab w:val="num" w:pos="360"/>
        </w:tabs>
        <w:jc w:val="both"/>
        <w:rPr>
          <w:rFonts w:ascii="Times New Roman" w:hAnsi="Times New Roman" w:cs="Times New Roman"/>
        </w:rPr>
      </w:pPr>
    </w:p>
    <w:p w14:paraId="3D200E3E" w14:textId="77777777" w:rsidR="00D55D07" w:rsidRDefault="00D55D07" w:rsidP="005B1A0B">
      <w:pPr>
        <w:pStyle w:val="ListBullet"/>
        <w:numPr>
          <w:ilvl w:val="0"/>
          <w:numId w:val="0"/>
        </w:numPr>
        <w:tabs>
          <w:tab w:val="num" w:pos="360"/>
        </w:tabs>
        <w:jc w:val="both"/>
        <w:rPr>
          <w:rFonts w:ascii="Times New Roman" w:hAnsi="Times New Roman" w:cs="Times New Roman"/>
        </w:rPr>
      </w:pPr>
    </w:p>
    <w:p w14:paraId="78D02FCF" w14:textId="77777777" w:rsidR="00D55D07" w:rsidRDefault="00D55D07" w:rsidP="005B1A0B">
      <w:pPr>
        <w:pStyle w:val="ListBullet"/>
        <w:numPr>
          <w:ilvl w:val="0"/>
          <w:numId w:val="0"/>
        </w:numPr>
        <w:tabs>
          <w:tab w:val="num" w:pos="360"/>
        </w:tabs>
        <w:jc w:val="both"/>
        <w:rPr>
          <w:rFonts w:ascii="Times New Roman" w:hAnsi="Times New Roman" w:cs="Times New Roman"/>
        </w:rPr>
      </w:pPr>
    </w:p>
    <w:p w14:paraId="6E6165B9" w14:textId="77777777" w:rsidR="00D55D07" w:rsidRDefault="00D55D07" w:rsidP="005B1A0B">
      <w:pPr>
        <w:pStyle w:val="ListBullet"/>
        <w:numPr>
          <w:ilvl w:val="0"/>
          <w:numId w:val="0"/>
        </w:numPr>
        <w:tabs>
          <w:tab w:val="num" w:pos="360"/>
        </w:tabs>
        <w:jc w:val="both"/>
        <w:rPr>
          <w:rFonts w:ascii="Times New Roman" w:hAnsi="Times New Roman" w:cs="Times New Roman"/>
        </w:rPr>
      </w:pPr>
    </w:p>
    <w:p w14:paraId="37D6D966" w14:textId="77777777" w:rsidR="00D55D07" w:rsidRPr="0074450A" w:rsidRDefault="00D55D07" w:rsidP="005B1A0B">
      <w:pPr>
        <w:pStyle w:val="ListBullet"/>
        <w:numPr>
          <w:ilvl w:val="0"/>
          <w:numId w:val="0"/>
        </w:numPr>
        <w:tabs>
          <w:tab w:val="num" w:pos="360"/>
        </w:tabs>
        <w:jc w:val="both"/>
        <w:rPr>
          <w:rFonts w:ascii="Times New Roman" w:hAnsi="Times New Roman" w:cs="Times New Roman"/>
        </w:rPr>
      </w:pPr>
    </w:p>
    <w:p w14:paraId="0438EA95" w14:textId="77777777" w:rsidR="005B1A0B" w:rsidRPr="0074450A" w:rsidRDefault="005B1A0B" w:rsidP="005B1A0B">
      <w:pPr>
        <w:pStyle w:val="Heading1"/>
        <w:jc w:val="both"/>
        <w:rPr>
          <w:rFonts w:ascii="Times New Roman" w:hAnsi="Times New Roman" w:cs="Times New Roman"/>
        </w:rPr>
      </w:pPr>
      <w:bookmarkStart w:id="111" w:name="_Toc238547709"/>
      <w:bookmarkStart w:id="112" w:name="_Toc238561743"/>
      <w:r w:rsidRPr="0074450A">
        <w:rPr>
          <w:rFonts w:ascii="Times New Roman" w:hAnsi="Times New Roman" w:cs="Times New Roman"/>
        </w:rPr>
        <w:lastRenderedPageBreak/>
        <w:t>2.4 Main Use Cases</w:t>
      </w:r>
      <w:bookmarkEnd w:id="111"/>
      <w:bookmarkEnd w:id="112"/>
    </w:p>
    <w:p w14:paraId="168C0231"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Use Case Diagram focuses on major user-level interactions rather than internal checking operations. Activities such as requirement analysis, text parsing, individual consistency rules, report generation, and feedback processing are treated as parts of broader system operations and are not represented as separate user-facing use cases.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1400"/>
        <w:gridCol w:w="4800"/>
        <w:gridCol w:w="2600"/>
      </w:tblGrid>
      <w:tr w:rsidR="005B1A0B" w:rsidRPr="0074450A" w14:paraId="593239C9" w14:textId="77777777" w:rsidTr="004F5E12">
        <w:tc>
          <w:tcPr>
            <w:tcW w:w="1400" w:type="dxa"/>
            <w:shd w:val="clear" w:color="auto" w:fill="FFFFFF" w:themeFill="background1"/>
          </w:tcPr>
          <w:p w14:paraId="143CBDC9" w14:textId="77777777" w:rsidR="005B1A0B" w:rsidRPr="0074450A" w:rsidRDefault="005B1A0B" w:rsidP="004F5E12">
            <w:pPr>
              <w:rPr>
                <w:rFonts w:ascii="Times New Roman" w:hAnsi="Times New Roman" w:cs="Times New Roman"/>
              </w:rPr>
            </w:pPr>
            <w:r w:rsidRPr="0074450A">
              <w:rPr>
                <w:rFonts w:ascii="Times New Roman" w:hAnsi="Times New Roman" w:cs="Times New Roman"/>
                <w:b/>
              </w:rPr>
              <w:t>ID</w:t>
            </w:r>
          </w:p>
        </w:tc>
        <w:tc>
          <w:tcPr>
            <w:tcW w:w="4800" w:type="dxa"/>
            <w:shd w:val="clear" w:color="auto" w:fill="FFFFFF" w:themeFill="background1"/>
          </w:tcPr>
          <w:p w14:paraId="79499365" w14:textId="77777777" w:rsidR="005B1A0B" w:rsidRPr="0074450A" w:rsidRDefault="005B1A0B" w:rsidP="004F5E12">
            <w:pPr>
              <w:rPr>
                <w:rFonts w:ascii="Times New Roman" w:hAnsi="Times New Roman" w:cs="Times New Roman"/>
              </w:rPr>
            </w:pPr>
            <w:r w:rsidRPr="0074450A">
              <w:rPr>
                <w:rFonts w:ascii="Times New Roman" w:hAnsi="Times New Roman" w:cs="Times New Roman"/>
                <w:b/>
              </w:rPr>
              <w:t>Use Case</w:t>
            </w:r>
          </w:p>
        </w:tc>
        <w:tc>
          <w:tcPr>
            <w:tcW w:w="2600" w:type="dxa"/>
            <w:shd w:val="clear" w:color="auto" w:fill="FFFFFF" w:themeFill="background1"/>
          </w:tcPr>
          <w:p w14:paraId="16A87F8E" w14:textId="77777777" w:rsidR="005B1A0B" w:rsidRPr="0074450A" w:rsidRDefault="005B1A0B" w:rsidP="004F5E12">
            <w:pPr>
              <w:rPr>
                <w:rFonts w:ascii="Times New Roman" w:hAnsi="Times New Roman" w:cs="Times New Roman"/>
              </w:rPr>
            </w:pPr>
            <w:r w:rsidRPr="0074450A">
              <w:rPr>
                <w:rFonts w:ascii="Times New Roman" w:hAnsi="Times New Roman" w:cs="Times New Roman"/>
                <w:b/>
              </w:rPr>
              <w:t>Primary Actor</w:t>
            </w:r>
          </w:p>
        </w:tc>
      </w:tr>
      <w:tr w:rsidR="005B1A0B" w:rsidRPr="0074450A" w14:paraId="7AD1703B" w14:textId="77777777" w:rsidTr="004F5E12">
        <w:tc>
          <w:tcPr>
            <w:tcW w:w="1400" w:type="dxa"/>
            <w:shd w:val="clear" w:color="auto" w:fill="FFFFFF" w:themeFill="background1"/>
          </w:tcPr>
          <w:p w14:paraId="76DFADA1"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UC01</w:t>
            </w:r>
          </w:p>
        </w:tc>
        <w:tc>
          <w:tcPr>
            <w:tcW w:w="4800" w:type="dxa"/>
            <w:shd w:val="clear" w:color="auto" w:fill="FFFFFF" w:themeFill="background1"/>
          </w:tcPr>
          <w:p w14:paraId="7E1502FA"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Login</w:t>
            </w:r>
          </w:p>
        </w:tc>
        <w:tc>
          <w:tcPr>
            <w:tcW w:w="2600" w:type="dxa"/>
            <w:shd w:val="clear" w:color="auto" w:fill="FFFFFF" w:themeFill="background1"/>
          </w:tcPr>
          <w:p w14:paraId="07203D0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Student / Teacher</w:t>
            </w:r>
          </w:p>
        </w:tc>
      </w:tr>
      <w:tr w:rsidR="005B1A0B" w:rsidRPr="0074450A" w14:paraId="15553BBE" w14:textId="77777777" w:rsidTr="004F5E12">
        <w:tc>
          <w:tcPr>
            <w:tcW w:w="1400" w:type="dxa"/>
            <w:shd w:val="clear" w:color="auto" w:fill="FFFFFF" w:themeFill="background1"/>
          </w:tcPr>
          <w:p w14:paraId="4FCB86F6"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UC02</w:t>
            </w:r>
          </w:p>
        </w:tc>
        <w:tc>
          <w:tcPr>
            <w:tcW w:w="4800" w:type="dxa"/>
            <w:shd w:val="clear" w:color="auto" w:fill="FFFFFF" w:themeFill="background1"/>
          </w:tcPr>
          <w:p w14:paraId="4E056B3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Manage Class</w:t>
            </w:r>
          </w:p>
        </w:tc>
        <w:tc>
          <w:tcPr>
            <w:tcW w:w="2600" w:type="dxa"/>
            <w:shd w:val="clear" w:color="auto" w:fill="FFFFFF" w:themeFill="background1"/>
          </w:tcPr>
          <w:p w14:paraId="40EE699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Teacher</w:t>
            </w:r>
          </w:p>
        </w:tc>
      </w:tr>
      <w:tr w:rsidR="005B1A0B" w:rsidRPr="0074450A" w14:paraId="739A1DC7" w14:textId="77777777" w:rsidTr="004F5E12">
        <w:tc>
          <w:tcPr>
            <w:tcW w:w="1400" w:type="dxa"/>
            <w:shd w:val="clear" w:color="auto" w:fill="FFFFFF" w:themeFill="background1"/>
          </w:tcPr>
          <w:p w14:paraId="01E1ADDC"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UC03</w:t>
            </w:r>
          </w:p>
        </w:tc>
        <w:tc>
          <w:tcPr>
            <w:tcW w:w="4800" w:type="dxa"/>
            <w:shd w:val="clear" w:color="auto" w:fill="FFFFFF" w:themeFill="background1"/>
          </w:tcPr>
          <w:p w14:paraId="49D78F7D"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Manage Assignment</w:t>
            </w:r>
          </w:p>
        </w:tc>
        <w:tc>
          <w:tcPr>
            <w:tcW w:w="2600" w:type="dxa"/>
            <w:shd w:val="clear" w:color="auto" w:fill="FFFFFF" w:themeFill="background1"/>
          </w:tcPr>
          <w:p w14:paraId="6DA87B96"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Teacher</w:t>
            </w:r>
          </w:p>
        </w:tc>
      </w:tr>
      <w:tr w:rsidR="005B1A0B" w:rsidRPr="0074450A" w14:paraId="179A7D1D" w14:textId="77777777" w:rsidTr="004F5E12">
        <w:tc>
          <w:tcPr>
            <w:tcW w:w="1400" w:type="dxa"/>
            <w:shd w:val="clear" w:color="auto" w:fill="FFFFFF" w:themeFill="background1"/>
          </w:tcPr>
          <w:p w14:paraId="7A7557E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UC04</w:t>
            </w:r>
          </w:p>
        </w:tc>
        <w:tc>
          <w:tcPr>
            <w:tcW w:w="4800" w:type="dxa"/>
            <w:shd w:val="clear" w:color="auto" w:fill="FFFFFF" w:themeFill="background1"/>
          </w:tcPr>
          <w:p w14:paraId="02B9EF18"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View Assignment</w:t>
            </w:r>
          </w:p>
        </w:tc>
        <w:tc>
          <w:tcPr>
            <w:tcW w:w="2600" w:type="dxa"/>
            <w:shd w:val="clear" w:color="auto" w:fill="FFFFFF" w:themeFill="background1"/>
          </w:tcPr>
          <w:p w14:paraId="32162BC9"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Student</w:t>
            </w:r>
          </w:p>
        </w:tc>
      </w:tr>
      <w:tr w:rsidR="005B1A0B" w:rsidRPr="0074450A" w14:paraId="585BA4D3" w14:textId="77777777" w:rsidTr="004F5E12">
        <w:tc>
          <w:tcPr>
            <w:tcW w:w="1400" w:type="dxa"/>
            <w:shd w:val="clear" w:color="auto" w:fill="FFFFFF" w:themeFill="background1"/>
          </w:tcPr>
          <w:p w14:paraId="1CBE89C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UC05</w:t>
            </w:r>
          </w:p>
        </w:tc>
        <w:tc>
          <w:tcPr>
            <w:tcW w:w="4800" w:type="dxa"/>
            <w:shd w:val="clear" w:color="auto" w:fill="FFFFFF" w:themeFill="background1"/>
          </w:tcPr>
          <w:p w14:paraId="54B801F0"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Create and Edit UML Models</w:t>
            </w:r>
          </w:p>
        </w:tc>
        <w:tc>
          <w:tcPr>
            <w:tcW w:w="2600" w:type="dxa"/>
            <w:shd w:val="clear" w:color="auto" w:fill="FFFFFF" w:themeFill="background1"/>
          </w:tcPr>
          <w:p w14:paraId="322F36F2"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Student</w:t>
            </w:r>
          </w:p>
        </w:tc>
      </w:tr>
      <w:tr w:rsidR="005B1A0B" w:rsidRPr="0074450A" w14:paraId="3021CF81" w14:textId="77777777" w:rsidTr="004F5E12">
        <w:tc>
          <w:tcPr>
            <w:tcW w:w="1400" w:type="dxa"/>
            <w:shd w:val="clear" w:color="auto" w:fill="FFFFFF" w:themeFill="background1"/>
          </w:tcPr>
          <w:p w14:paraId="4ECF145C"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UC06</w:t>
            </w:r>
          </w:p>
        </w:tc>
        <w:tc>
          <w:tcPr>
            <w:tcW w:w="4800" w:type="dxa"/>
            <w:shd w:val="clear" w:color="auto" w:fill="FFFFFF" w:themeFill="background1"/>
          </w:tcPr>
          <w:p w14:paraId="794CE1DD"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Use Development Mode</w:t>
            </w:r>
          </w:p>
        </w:tc>
        <w:tc>
          <w:tcPr>
            <w:tcW w:w="2600" w:type="dxa"/>
            <w:shd w:val="clear" w:color="auto" w:fill="FFFFFF" w:themeFill="background1"/>
          </w:tcPr>
          <w:p w14:paraId="1581D05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Student</w:t>
            </w:r>
          </w:p>
        </w:tc>
      </w:tr>
      <w:tr w:rsidR="005B1A0B" w:rsidRPr="0074450A" w14:paraId="7976B167" w14:textId="77777777" w:rsidTr="004F5E12">
        <w:tc>
          <w:tcPr>
            <w:tcW w:w="1400" w:type="dxa"/>
            <w:shd w:val="clear" w:color="auto" w:fill="FFFFFF" w:themeFill="background1"/>
          </w:tcPr>
          <w:p w14:paraId="1C22490E"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UC07</w:t>
            </w:r>
          </w:p>
        </w:tc>
        <w:tc>
          <w:tcPr>
            <w:tcW w:w="4800" w:type="dxa"/>
            <w:shd w:val="clear" w:color="auto" w:fill="FFFFFF" w:themeFill="background1"/>
          </w:tcPr>
          <w:p w14:paraId="6A59529C"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Use Tutorial Mode</w:t>
            </w:r>
          </w:p>
        </w:tc>
        <w:tc>
          <w:tcPr>
            <w:tcW w:w="2600" w:type="dxa"/>
            <w:shd w:val="clear" w:color="auto" w:fill="FFFFFF" w:themeFill="background1"/>
          </w:tcPr>
          <w:p w14:paraId="7FC3112C"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Student</w:t>
            </w:r>
          </w:p>
        </w:tc>
      </w:tr>
      <w:tr w:rsidR="005B1A0B" w:rsidRPr="0074450A" w14:paraId="6D563B90" w14:textId="77777777" w:rsidTr="004F5E12">
        <w:tc>
          <w:tcPr>
            <w:tcW w:w="1400" w:type="dxa"/>
            <w:shd w:val="clear" w:color="auto" w:fill="FFFFFF" w:themeFill="background1"/>
          </w:tcPr>
          <w:p w14:paraId="5980B65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UC08</w:t>
            </w:r>
          </w:p>
        </w:tc>
        <w:tc>
          <w:tcPr>
            <w:tcW w:w="4800" w:type="dxa"/>
            <w:shd w:val="clear" w:color="auto" w:fill="FFFFFF" w:themeFill="background1"/>
          </w:tcPr>
          <w:p w14:paraId="39DF7C5F"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Submit Assignment</w:t>
            </w:r>
          </w:p>
        </w:tc>
        <w:tc>
          <w:tcPr>
            <w:tcW w:w="2600" w:type="dxa"/>
            <w:shd w:val="clear" w:color="auto" w:fill="FFFFFF" w:themeFill="background1"/>
          </w:tcPr>
          <w:p w14:paraId="4DB329C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Student</w:t>
            </w:r>
          </w:p>
        </w:tc>
      </w:tr>
      <w:tr w:rsidR="005B1A0B" w:rsidRPr="0074450A" w14:paraId="0C24BA11" w14:textId="77777777" w:rsidTr="004F5E12">
        <w:tc>
          <w:tcPr>
            <w:tcW w:w="1400" w:type="dxa"/>
            <w:shd w:val="clear" w:color="auto" w:fill="FFFFFF" w:themeFill="background1"/>
          </w:tcPr>
          <w:p w14:paraId="2037EAB7"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UC09</w:t>
            </w:r>
          </w:p>
        </w:tc>
        <w:tc>
          <w:tcPr>
            <w:tcW w:w="4800" w:type="dxa"/>
            <w:shd w:val="clear" w:color="auto" w:fill="FFFFFF" w:themeFill="background1"/>
          </w:tcPr>
          <w:p w14:paraId="1C343B6F"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Check Assignment</w:t>
            </w:r>
          </w:p>
        </w:tc>
        <w:tc>
          <w:tcPr>
            <w:tcW w:w="2600" w:type="dxa"/>
            <w:shd w:val="clear" w:color="auto" w:fill="FFFFFF" w:themeFill="background1"/>
          </w:tcPr>
          <w:p w14:paraId="1AD8D9B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Teacher</w:t>
            </w:r>
          </w:p>
        </w:tc>
      </w:tr>
      <w:tr w:rsidR="005B1A0B" w:rsidRPr="0074450A" w14:paraId="205C7D8F" w14:textId="77777777" w:rsidTr="004F5E12">
        <w:tc>
          <w:tcPr>
            <w:tcW w:w="1400" w:type="dxa"/>
            <w:shd w:val="clear" w:color="auto" w:fill="FFFFFF" w:themeFill="background1"/>
          </w:tcPr>
          <w:p w14:paraId="7802D25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UC10</w:t>
            </w:r>
          </w:p>
        </w:tc>
        <w:tc>
          <w:tcPr>
            <w:tcW w:w="4800" w:type="dxa"/>
            <w:shd w:val="clear" w:color="auto" w:fill="FFFFFF" w:themeFill="background1"/>
          </w:tcPr>
          <w:p w14:paraId="1F4BA42E"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Review Submission</w:t>
            </w:r>
          </w:p>
        </w:tc>
        <w:tc>
          <w:tcPr>
            <w:tcW w:w="2600" w:type="dxa"/>
            <w:shd w:val="clear" w:color="auto" w:fill="FFFFFF" w:themeFill="background1"/>
          </w:tcPr>
          <w:p w14:paraId="33E62D16"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Teacher</w:t>
            </w:r>
          </w:p>
        </w:tc>
      </w:tr>
      <w:tr w:rsidR="005B1A0B" w:rsidRPr="0074450A" w14:paraId="0F514066" w14:textId="77777777" w:rsidTr="004F5E12">
        <w:tc>
          <w:tcPr>
            <w:tcW w:w="1400" w:type="dxa"/>
            <w:shd w:val="clear" w:color="auto" w:fill="FFFFFF" w:themeFill="background1"/>
          </w:tcPr>
          <w:p w14:paraId="1749A541"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UC11</w:t>
            </w:r>
          </w:p>
        </w:tc>
        <w:tc>
          <w:tcPr>
            <w:tcW w:w="4800" w:type="dxa"/>
            <w:shd w:val="clear" w:color="auto" w:fill="FFFFFF" w:themeFill="background1"/>
          </w:tcPr>
          <w:p w14:paraId="7F555AF8"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View Results and Feedback</w:t>
            </w:r>
          </w:p>
        </w:tc>
        <w:tc>
          <w:tcPr>
            <w:tcW w:w="2600" w:type="dxa"/>
            <w:shd w:val="clear" w:color="auto" w:fill="FFFFFF" w:themeFill="background1"/>
          </w:tcPr>
          <w:p w14:paraId="088FCA51"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Student</w:t>
            </w:r>
          </w:p>
        </w:tc>
      </w:tr>
    </w:tbl>
    <w:p w14:paraId="3B203AA8" w14:textId="77777777" w:rsidR="005B1A0B" w:rsidRPr="0074450A" w:rsidRDefault="005B1A0B" w:rsidP="005B1A0B">
      <w:pPr>
        <w:spacing w:after="240"/>
        <w:jc w:val="center"/>
        <w:rPr>
          <w:rFonts w:ascii="Times New Roman" w:hAnsi="Times New Roman" w:cs="Times New Roman"/>
          <w:b/>
          <w:i/>
          <w:color w:val="4F81BD"/>
          <w:sz w:val="20"/>
        </w:rPr>
      </w:pPr>
    </w:p>
    <w:p w14:paraId="5E77224F" w14:textId="77777777" w:rsidR="005B1A0B" w:rsidRPr="0074450A" w:rsidRDefault="005B1A0B" w:rsidP="005B1A0B">
      <w:pPr>
        <w:spacing w:after="240"/>
        <w:jc w:val="right"/>
        <w:rPr>
          <w:rFonts w:ascii="Times New Roman" w:hAnsi="Times New Roman" w:cs="Times New Roman"/>
        </w:rPr>
      </w:pPr>
      <w:r w:rsidRPr="0074450A">
        <w:rPr>
          <w:rFonts w:ascii="Times New Roman" w:hAnsi="Times New Roman" w:cs="Times New Roman"/>
          <w:b/>
          <w:i/>
          <w:color w:val="4F81BD"/>
          <w:sz w:val="20"/>
        </w:rPr>
        <w:t xml:space="preserve">Table 2.1 – </w:t>
      </w:r>
      <w:proofErr w:type="spellStart"/>
      <w:r w:rsidRPr="0074450A">
        <w:rPr>
          <w:rFonts w:ascii="Times New Roman" w:hAnsi="Times New Roman" w:cs="Times New Roman"/>
          <w:b/>
          <w:i/>
          <w:color w:val="4F81BD"/>
          <w:sz w:val="20"/>
        </w:rPr>
        <w:t>UMLTutor</w:t>
      </w:r>
      <w:proofErr w:type="spellEnd"/>
      <w:r w:rsidRPr="0074450A">
        <w:rPr>
          <w:rFonts w:ascii="Times New Roman" w:hAnsi="Times New Roman" w:cs="Times New Roman"/>
          <w:b/>
          <w:i/>
          <w:color w:val="4F81BD"/>
          <w:sz w:val="20"/>
        </w:rPr>
        <w:t xml:space="preserve"> Use Case table</w:t>
      </w:r>
    </w:p>
    <w:p w14:paraId="1B6C2464" w14:textId="77777777" w:rsidR="005B1A0B" w:rsidRPr="0074450A" w:rsidRDefault="005B1A0B" w:rsidP="005B1A0B">
      <w:pPr>
        <w:rPr>
          <w:rFonts w:ascii="Times New Roman" w:hAnsi="Times New Roman" w:cs="Times New Roman"/>
        </w:rPr>
      </w:pPr>
    </w:p>
    <w:p w14:paraId="1EBCD531" w14:textId="77777777" w:rsidR="005B1A0B" w:rsidRPr="0074450A" w:rsidRDefault="005B1A0B" w:rsidP="005B1A0B">
      <w:pPr>
        <w:pStyle w:val="Heading2"/>
        <w:rPr>
          <w:rFonts w:ascii="Times New Roman" w:hAnsi="Times New Roman" w:cs="Times New Roman"/>
        </w:rPr>
      </w:pPr>
      <w:bookmarkStart w:id="113" w:name="_Toc238547710"/>
      <w:bookmarkStart w:id="114" w:name="_Toc238561744"/>
      <w:r w:rsidRPr="0074450A">
        <w:rPr>
          <w:rFonts w:ascii="Times New Roman" w:hAnsi="Times New Roman" w:cs="Times New Roman"/>
        </w:rPr>
        <w:lastRenderedPageBreak/>
        <w:t>2.4.1 Use Case Diagram</w:t>
      </w:r>
      <w:bookmarkEnd w:id="113"/>
      <w:bookmarkEnd w:id="114"/>
    </w:p>
    <w:p w14:paraId="4D4B6981"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drawing>
          <wp:inline distT="0" distB="0" distL="0" distR="0" wp14:anchorId="42794352" wp14:editId="4118753C">
            <wp:extent cx="5943600" cy="5801360"/>
            <wp:effectExtent l="0" t="0" r="0" b="8890"/>
            <wp:docPr id="17492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8103" name=""/>
                    <pic:cNvPicPr/>
                  </pic:nvPicPr>
                  <pic:blipFill>
                    <a:blip r:embed="rId26"/>
                    <a:stretch>
                      <a:fillRect/>
                    </a:stretch>
                  </pic:blipFill>
                  <pic:spPr>
                    <a:xfrm>
                      <a:off x="0" y="0"/>
                      <a:ext cx="5943600" cy="5801360"/>
                    </a:xfrm>
                    <a:prstGeom prst="rect">
                      <a:avLst/>
                    </a:prstGeom>
                  </pic:spPr>
                </pic:pic>
              </a:graphicData>
            </a:graphic>
          </wp:inline>
        </w:drawing>
      </w:r>
    </w:p>
    <w:p w14:paraId="611B5640" w14:textId="77777777" w:rsidR="005B1A0B" w:rsidRPr="0074450A" w:rsidRDefault="005B1A0B" w:rsidP="005B1A0B">
      <w:pPr>
        <w:spacing w:after="240"/>
        <w:jc w:val="center"/>
        <w:rPr>
          <w:rFonts w:ascii="Times New Roman" w:hAnsi="Times New Roman" w:cs="Times New Roman"/>
        </w:rPr>
      </w:pPr>
      <w:r w:rsidRPr="0074450A">
        <w:rPr>
          <w:rFonts w:ascii="Times New Roman" w:hAnsi="Times New Roman" w:cs="Times New Roman"/>
          <w:b/>
          <w:i/>
          <w:color w:val="4F81BD"/>
          <w:sz w:val="20"/>
        </w:rPr>
        <w:t xml:space="preserve">Figure 2.1 – </w:t>
      </w:r>
      <w:proofErr w:type="spellStart"/>
      <w:r w:rsidRPr="0074450A">
        <w:rPr>
          <w:rFonts w:ascii="Times New Roman" w:hAnsi="Times New Roman" w:cs="Times New Roman"/>
          <w:b/>
          <w:i/>
          <w:color w:val="4F81BD"/>
          <w:sz w:val="20"/>
        </w:rPr>
        <w:t>UMLTutor</w:t>
      </w:r>
      <w:proofErr w:type="spellEnd"/>
      <w:r w:rsidRPr="0074450A">
        <w:rPr>
          <w:rFonts w:ascii="Times New Roman" w:hAnsi="Times New Roman" w:cs="Times New Roman"/>
          <w:b/>
          <w:i/>
          <w:color w:val="4F81BD"/>
          <w:sz w:val="20"/>
        </w:rPr>
        <w:t xml:space="preserve"> Use Case Diagram</w:t>
      </w:r>
    </w:p>
    <w:p w14:paraId="70C8ADAA" w14:textId="77777777" w:rsidR="005B1A0B" w:rsidRDefault="005B1A0B" w:rsidP="005B1A0B">
      <w:pPr>
        <w:rPr>
          <w:rFonts w:ascii="Times New Roman" w:hAnsi="Times New Roman" w:cs="Times New Roman"/>
        </w:rPr>
      </w:pPr>
      <w:r w:rsidRPr="0074450A">
        <w:rPr>
          <w:rFonts w:ascii="Times New Roman" w:hAnsi="Times New Roman" w:cs="Times New Roman"/>
        </w:rPr>
        <w:t>The diagram shows Student and Teacher as the main actors and the eleven major user-level use cases listed above.</w:t>
      </w:r>
    </w:p>
    <w:p w14:paraId="199F7D81" w14:textId="77777777" w:rsidR="00D55D07" w:rsidRPr="0074450A" w:rsidRDefault="00D55D07" w:rsidP="005B1A0B">
      <w:pPr>
        <w:rPr>
          <w:rFonts w:ascii="Times New Roman" w:hAnsi="Times New Roman" w:cs="Times New Roman"/>
        </w:rPr>
      </w:pPr>
    </w:p>
    <w:p w14:paraId="5DBB397C" w14:textId="77777777" w:rsidR="005B1A0B" w:rsidRPr="0074450A" w:rsidRDefault="005B1A0B" w:rsidP="005B1A0B">
      <w:pPr>
        <w:pStyle w:val="Heading2"/>
        <w:rPr>
          <w:rFonts w:ascii="Times New Roman" w:hAnsi="Times New Roman" w:cs="Times New Roman"/>
        </w:rPr>
      </w:pPr>
      <w:bookmarkStart w:id="115" w:name="_Toc238547711"/>
      <w:bookmarkStart w:id="116" w:name="_Toc238561745"/>
      <w:r w:rsidRPr="0074450A">
        <w:rPr>
          <w:rFonts w:ascii="Times New Roman" w:hAnsi="Times New Roman" w:cs="Times New Roman"/>
        </w:rPr>
        <w:lastRenderedPageBreak/>
        <w:t>2.4.2 Use Case Descriptions</w:t>
      </w:r>
      <w:bookmarkEnd w:id="115"/>
      <w:bookmarkEnd w:id="116"/>
    </w:p>
    <w:p w14:paraId="72992515" w14:textId="77777777" w:rsidR="005B1A0B" w:rsidRPr="0074450A" w:rsidRDefault="005B1A0B" w:rsidP="005B1A0B">
      <w:pPr>
        <w:rPr>
          <w:rFonts w:ascii="Times New Roman" w:hAnsi="Times New Roman" w:cs="Times New Roman"/>
        </w:rPr>
      </w:pPr>
      <w:r w:rsidRPr="0074450A">
        <w:rPr>
          <w:rFonts w:ascii="Times New Roman" w:hAnsi="Times New Roman" w:cs="Times New Roman"/>
        </w:rPr>
        <w:t>Each use case listed in Section 2.4 is described below using a standard use case description table: primary actor, preconditions, main success scenario, postconditions, and (where applicable) an alternative scenario.</w:t>
      </w:r>
    </w:p>
    <w:p w14:paraId="78308B10" w14:textId="77777777" w:rsidR="005B1A0B" w:rsidRPr="0074450A" w:rsidRDefault="005B1A0B" w:rsidP="005B1A0B">
      <w:pPr>
        <w:rPr>
          <w:rFonts w:ascii="Times New Roman" w:hAnsi="Times New Roman" w:cs="Times New Roman"/>
        </w:rPr>
      </w:pPr>
    </w:p>
    <w:p w14:paraId="7953EF80" w14:textId="77777777" w:rsidR="005B1A0B" w:rsidRPr="0074450A" w:rsidRDefault="005B1A0B" w:rsidP="005B1A0B">
      <w:pPr>
        <w:pStyle w:val="Heading2"/>
        <w:jc w:val="both"/>
        <w:rPr>
          <w:rFonts w:ascii="Times New Roman" w:hAnsi="Times New Roman" w:cs="Times New Roman"/>
        </w:rPr>
      </w:pPr>
      <w:bookmarkStart w:id="117" w:name="_Toc238547712"/>
      <w:bookmarkStart w:id="118" w:name="_Toc238561746"/>
      <w:r w:rsidRPr="0074450A">
        <w:rPr>
          <w:rFonts w:ascii="Times New Roman" w:hAnsi="Times New Roman" w:cs="Times New Roman"/>
        </w:rPr>
        <w:t>UC</w:t>
      </w:r>
      <w:proofErr w:type="gramStart"/>
      <w:r w:rsidRPr="0074450A">
        <w:rPr>
          <w:rFonts w:ascii="Times New Roman" w:hAnsi="Times New Roman" w:cs="Times New Roman"/>
        </w:rPr>
        <w:t>01  Login</w:t>
      </w:r>
      <w:bookmarkEnd w:id="117"/>
      <w:bookmarkEnd w:id="118"/>
      <w:proofErr w:type="gramEnd"/>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6E0CFAD3" w14:textId="77777777" w:rsidTr="004F5E12">
        <w:tc>
          <w:tcPr>
            <w:tcW w:w="2200" w:type="dxa"/>
            <w:shd w:val="clear" w:color="auto" w:fill="FFFFFF" w:themeFill="background1"/>
          </w:tcPr>
          <w:p w14:paraId="24180A1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shd w:val="clear" w:color="auto" w:fill="FFFFFF" w:themeFill="background1"/>
          </w:tcPr>
          <w:p w14:paraId="494819A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788EB568" w14:textId="77777777" w:rsidTr="004F5E12">
        <w:tc>
          <w:tcPr>
            <w:tcW w:w="2200" w:type="dxa"/>
          </w:tcPr>
          <w:p w14:paraId="02FF64B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1AC7A84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Student / Teacher</w:t>
            </w:r>
          </w:p>
        </w:tc>
      </w:tr>
      <w:tr w:rsidR="005B1A0B" w:rsidRPr="0074450A" w14:paraId="7EF38073" w14:textId="77777777" w:rsidTr="004F5E12">
        <w:tc>
          <w:tcPr>
            <w:tcW w:w="2200" w:type="dxa"/>
          </w:tcPr>
          <w:p w14:paraId="15D247E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3F1E0D5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user has a registered account.</w:t>
            </w:r>
          </w:p>
        </w:tc>
      </w:tr>
      <w:tr w:rsidR="005B1A0B" w:rsidRPr="0074450A" w14:paraId="20D8F0BF" w14:textId="77777777" w:rsidTr="004F5E12">
        <w:tc>
          <w:tcPr>
            <w:tcW w:w="2200" w:type="dxa"/>
          </w:tcPr>
          <w:p w14:paraId="5E93A98C"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61DC3DBE" w14:textId="77777777" w:rsidR="005B1A0B" w:rsidRPr="0074450A" w:rsidRDefault="005B1A0B" w:rsidP="004F5E12">
            <w:pPr>
              <w:pStyle w:val="ListParagraph"/>
              <w:numPr>
                <w:ilvl w:val="0"/>
                <w:numId w:val="12"/>
              </w:numPr>
              <w:jc w:val="both"/>
              <w:rPr>
                <w:rFonts w:ascii="Times New Roman" w:hAnsi="Times New Roman" w:cs="Times New Roman"/>
              </w:rPr>
            </w:pPr>
            <w:r w:rsidRPr="0074450A">
              <w:rPr>
                <w:rFonts w:ascii="Times New Roman" w:hAnsi="Times New Roman" w:cs="Times New Roman"/>
              </w:rPr>
              <w:t xml:space="preserve">The user opens the login interface. </w:t>
            </w:r>
          </w:p>
          <w:p w14:paraId="593992B7" w14:textId="77777777" w:rsidR="005B1A0B" w:rsidRPr="0074450A" w:rsidRDefault="005B1A0B" w:rsidP="004F5E12">
            <w:pPr>
              <w:pStyle w:val="ListParagraph"/>
              <w:numPr>
                <w:ilvl w:val="0"/>
                <w:numId w:val="12"/>
              </w:numPr>
              <w:jc w:val="both"/>
              <w:rPr>
                <w:rFonts w:ascii="Times New Roman" w:hAnsi="Times New Roman" w:cs="Times New Roman"/>
              </w:rPr>
            </w:pPr>
            <w:r w:rsidRPr="0074450A">
              <w:rPr>
                <w:rFonts w:ascii="Times New Roman" w:hAnsi="Times New Roman" w:cs="Times New Roman"/>
              </w:rPr>
              <w:t xml:space="preserve">The user provides the required authentication information. </w:t>
            </w:r>
          </w:p>
          <w:p w14:paraId="10BE5784" w14:textId="77777777" w:rsidR="005B1A0B" w:rsidRPr="0074450A" w:rsidRDefault="005B1A0B" w:rsidP="004F5E12">
            <w:pPr>
              <w:pStyle w:val="ListParagraph"/>
              <w:numPr>
                <w:ilvl w:val="0"/>
                <w:numId w:val="12"/>
              </w:numPr>
              <w:jc w:val="both"/>
              <w:rPr>
                <w:rFonts w:ascii="Times New Roman" w:hAnsi="Times New Roman" w:cs="Times New Roman"/>
              </w:rPr>
            </w:pPr>
            <w:r w:rsidRPr="0074450A">
              <w:rPr>
                <w:rFonts w:ascii="Times New Roman" w:hAnsi="Times New Roman" w:cs="Times New Roman"/>
              </w:rPr>
              <w:t xml:space="preserve">The system validates the authentication information. </w:t>
            </w:r>
          </w:p>
          <w:p w14:paraId="71301F0B" w14:textId="77777777" w:rsidR="005B1A0B" w:rsidRPr="0074450A" w:rsidRDefault="005B1A0B" w:rsidP="004F5E12">
            <w:pPr>
              <w:pStyle w:val="ListParagraph"/>
              <w:numPr>
                <w:ilvl w:val="0"/>
                <w:numId w:val="12"/>
              </w:numPr>
              <w:jc w:val="both"/>
              <w:rPr>
                <w:rFonts w:ascii="Times New Roman" w:hAnsi="Times New Roman" w:cs="Times New Roman"/>
              </w:rPr>
            </w:pPr>
            <w:r w:rsidRPr="0074450A">
              <w:rPr>
                <w:rFonts w:ascii="Times New Roman" w:hAnsi="Times New Roman" w:cs="Times New Roman"/>
              </w:rPr>
              <w:t>The system authenticates the user and determines the user's role.</w:t>
            </w:r>
          </w:p>
          <w:p w14:paraId="5E23DCC2" w14:textId="77777777" w:rsidR="005B1A0B" w:rsidRPr="0074450A" w:rsidRDefault="005B1A0B" w:rsidP="004F5E12">
            <w:pPr>
              <w:pStyle w:val="ListParagraph"/>
              <w:numPr>
                <w:ilvl w:val="0"/>
                <w:numId w:val="12"/>
              </w:numPr>
              <w:jc w:val="both"/>
              <w:rPr>
                <w:rFonts w:ascii="Times New Roman" w:hAnsi="Times New Roman" w:cs="Times New Roman"/>
              </w:rPr>
            </w:pPr>
            <w:r w:rsidRPr="0074450A">
              <w:rPr>
                <w:rFonts w:ascii="Times New Roman" w:hAnsi="Times New Roman" w:cs="Times New Roman"/>
              </w:rPr>
              <w:t>The system provides access to the appropriate dashboard.</w:t>
            </w:r>
          </w:p>
        </w:tc>
      </w:tr>
      <w:tr w:rsidR="005B1A0B" w:rsidRPr="0074450A" w14:paraId="2D59DF49" w14:textId="77777777" w:rsidTr="004F5E12">
        <w:tc>
          <w:tcPr>
            <w:tcW w:w="2200" w:type="dxa"/>
          </w:tcPr>
          <w:p w14:paraId="3D9882F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1EE409D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user is authenticated and can access authorized functions.</w:t>
            </w:r>
          </w:p>
        </w:tc>
      </w:tr>
      <w:tr w:rsidR="005B1A0B" w:rsidRPr="0074450A" w14:paraId="3B43AA82" w14:textId="77777777" w:rsidTr="004F5E12">
        <w:tc>
          <w:tcPr>
            <w:tcW w:w="2200" w:type="dxa"/>
          </w:tcPr>
          <w:p w14:paraId="6BD7C21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Alternative Scenario</w:t>
            </w:r>
          </w:p>
        </w:tc>
        <w:tc>
          <w:tcPr>
            <w:tcW w:w="6900" w:type="dxa"/>
          </w:tcPr>
          <w:p w14:paraId="4F3EE77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If authentication fails, the system rejects the login attempt and displays an appropriate error.</w:t>
            </w:r>
          </w:p>
        </w:tc>
      </w:tr>
    </w:tbl>
    <w:p w14:paraId="2DF11FFC" w14:textId="77777777" w:rsidR="005B1A0B" w:rsidRPr="0074450A" w:rsidRDefault="005B1A0B" w:rsidP="005B1A0B">
      <w:pPr>
        <w:jc w:val="both"/>
        <w:rPr>
          <w:rFonts w:ascii="Times New Roman" w:hAnsi="Times New Roman" w:cs="Times New Roman"/>
        </w:rPr>
      </w:pPr>
    </w:p>
    <w:p w14:paraId="1664C976" w14:textId="77777777" w:rsidR="005B1A0B" w:rsidRPr="0074450A" w:rsidRDefault="005B1A0B" w:rsidP="005B1A0B">
      <w:pPr>
        <w:pStyle w:val="Heading2"/>
        <w:jc w:val="both"/>
        <w:rPr>
          <w:rFonts w:ascii="Times New Roman" w:hAnsi="Times New Roman" w:cs="Times New Roman"/>
        </w:rPr>
      </w:pPr>
      <w:bookmarkStart w:id="119" w:name="_Toc238547713"/>
      <w:bookmarkStart w:id="120" w:name="_Toc238561747"/>
      <w:r w:rsidRPr="0074450A">
        <w:rPr>
          <w:rFonts w:ascii="Times New Roman" w:hAnsi="Times New Roman" w:cs="Times New Roman"/>
        </w:rPr>
        <w:t>UC</w:t>
      </w:r>
      <w:proofErr w:type="gramStart"/>
      <w:r w:rsidRPr="0074450A">
        <w:rPr>
          <w:rFonts w:ascii="Times New Roman" w:hAnsi="Times New Roman" w:cs="Times New Roman"/>
        </w:rPr>
        <w:t>02  Manage</w:t>
      </w:r>
      <w:proofErr w:type="gramEnd"/>
      <w:r w:rsidRPr="0074450A">
        <w:rPr>
          <w:rFonts w:ascii="Times New Roman" w:hAnsi="Times New Roman" w:cs="Times New Roman"/>
        </w:rPr>
        <w:t xml:space="preserve"> Class</w:t>
      </w:r>
      <w:bookmarkEnd w:id="119"/>
      <w:bookmarkEnd w:id="120"/>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39D4177D" w14:textId="77777777" w:rsidTr="004F5E12">
        <w:tc>
          <w:tcPr>
            <w:tcW w:w="2200" w:type="dxa"/>
            <w:shd w:val="clear" w:color="auto" w:fill="FFFFFF" w:themeFill="background1"/>
          </w:tcPr>
          <w:p w14:paraId="33916F3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shd w:val="clear" w:color="auto" w:fill="FFFFFF" w:themeFill="background1"/>
          </w:tcPr>
          <w:p w14:paraId="6D643F0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072B866F" w14:textId="77777777" w:rsidTr="004F5E12">
        <w:tc>
          <w:tcPr>
            <w:tcW w:w="2200" w:type="dxa"/>
          </w:tcPr>
          <w:p w14:paraId="1895E5C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499C2B0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Teacher</w:t>
            </w:r>
          </w:p>
        </w:tc>
      </w:tr>
      <w:tr w:rsidR="005B1A0B" w:rsidRPr="0074450A" w14:paraId="302DC95B" w14:textId="77777777" w:rsidTr="004F5E12">
        <w:tc>
          <w:tcPr>
            <w:tcW w:w="2200" w:type="dxa"/>
          </w:tcPr>
          <w:p w14:paraId="2BD1107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0E716B4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teacher is authenticated.</w:t>
            </w:r>
          </w:p>
        </w:tc>
      </w:tr>
      <w:tr w:rsidR="005B1A0B" w:rsidRPr="0074450A" w14:paraId="00923E14" w14:textId="77777777" w:rsidTr="004F5E12">
        <w:tc>
          <w:tcPr>
            <w:tcW w:w="2200" w:type="dxa"/>
          </w:tcPr>
          <w:p w14:paraId="679268DF"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76CE116B" w14:textId="77777777" w:rsidR="005B1A0B" w:rsidRPr="0074450A" w:rsidRDefault="005B1A0B" w:rsidP="004F5E12">
            <w:pPr>
              <w:pStyle w:val="ListParagraph"/>
              <w:numPr>
                <w:ilvl w:val="0"/>
                <w:numId w:val="13"/>
              </w:numPr>
              <w:jc w:val="both"/>
              <w:rPr>
                <w:rFonts w:ascii="Times New Roman" w:hAnsi="Times New Roman" w:cs="Times New Roman"/>
              </w:rPr>
            </w:pPr>
            <w:r w:rsidRPr="0074450A">
              <w:rPr>
                <w:rFonts w:ascii="Times New Roman" w:hAnsi="Times New Roman" w:cs="Times New Roman"/>
              </w:rPr>
              <w:t xml:space="preserve">The teacher opens class management. </w:t>
            </w:r>
          </w:p>
          <w:p w14:paraId="5A7F30FA" w14:textId="77777777" w:rsidR="005B1A0B" w:rsidRPr="0074450A" w:rsidRDefault="005B1A0B" w:rsidP="004F5E12">
            <w:pPr>
              <w:pStyle w:val="ListParagraph"/>
              <w:numPr>
                <w:ilvl w:val="0"/>
                <w:numId w:val="13"/>
              </w:numPr>
              <w:jc w:val="both"/>
              <w:rPr>
                <w:rFonts w:ascii="Times New Roman" w:hAnsi="Times New Roman" w:cs="Times New Roman"/>
              </w:rPr>
            </w:pPr>
            <w:r w:rsidRPr="0074450A">
              <w:rPr>
                <w:rFonts w:ascii="Times New Roman" w:hAnsi="Times New Roman" w:cs="Times New Roman"/>
              </w:rPr>
              <w:t xml:space="preserve">The teacher creates or updates class information. </w:t>
            </w:r>
          </w:p>
          <w:p w14:paraId="5C86D171" w14:textId="77777777" w:rsidR="005B1A0B" w:rsidRPr="0074450A" w:rsidRDefault="005B1A0B" w:rsidP="004F5E12">
            <w:pPr>
              <w:pStyle w:val="ListParagraph"/>
              <w:numPr>
                <w:ilvl w:val="0"/>
                <w:numId w:val="13"/>
              </w:numPr>
              <w:jc w:val="both"/>
              <w:rPr>
                <w:rFonts w:ascii="Times New Roman" w:hAnsi="Times New Roman" w:cs="Times New Roman"/>
              </w:rPr>
            </w:pPr>
            <w:r w:rsidRPr="0074450A">
              <w:rPr>
                <w:rFonts w:ascii="Times New Roman" w:hAnsi="Times New Roman" w:cs="Times New Roman"/>
              </w:rPr>
              <w:t xml:space="preserve">The teacher saves the changes. </w:t>
            </w:r>
          </w:p>
          <w:p w14:paraId="3B1DC819" w14:textId="77777777" w:rsidR="005B1A0B" w:rsidRPr="0074450A" w:rsidRDefault="005B1A0B" w:rsidP="004F5E12">
            <w:pPr>
              <w:pStyle w:val="ListParagraph"/>
              <w:numPr>
                <w:ilvl w:val="0"/>
                <w:numId w:val="13"/>
              </w:numPr>
              <w:jc w:val="both"/>
              <w:rPr>
                <w:rFonts w:ascii="Times New Roman" w:hAnsi="Times New Roman" w:cs="Times New Roman"/>
              </w:rPr>
            </w:pPr>
            <w:r w:rsidRPr="0074450A">
              <w:rPr>
                <w:rFonts w:ascii="Times New Roman" w:hAnsi="Times New Roman" w:cs="Times New Roman"/>
              </w:rPr>
              <w:t>The system stores the class information.</w:t>
            </w:r>
          </w:p>
        </w:tc>
      </w:tr>
      <w:tr w:rsidR="005B1A0B" w:rsidRPr="0074450A" w14:paraId="30F10401" w14:textId="77777777" w:rsidTr="004F5E12">
        <w:tc>
          <w:tcPr>
            <w:tcW w:w="2200" w:type="dxa"/>
          </w:tcPr>
          <w:p w14:paraId="0564345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70380A5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class information is stored and available to authorized users.</w:t>
            </w:r>
          </w:p>
        </w:tc>
      </w:tr>
    </w:tbl>
    <w:p w14:paraId="29335988" w14:textId="77777777" w:rsidR="005B1A0B" w:rsidRPr="0074450A" w:rsidRDefault="005B1A0B" w:rsidP="005B1A0B">
      <w:pPr>
        <w:jc w:val="both"/>
        <w:rPr>
          <w:rFonts w:ascii="Times New Roman" w:hAnsi="Times New Roman" w:cs="Times New Roman"/>
        </w:rPr>
      </w:pPr>
    </w:p>
    <w:p w14:paraId="31FE6E9B" w14:textId="77777777" w:rsidR="005B1A0B" w:rsidRPr="0074450A" w:rsidRDefault="005B1A0B" w:rsidP="005B1A0B">
      <w:pPr>
        <w:jc w:val="both"/>
        <w:rPr>
          <w:rFonts w:ascii="Times New Roman" w:hAnsi="Times New Roman" w:cs="Times New Roman"/>
        </w:rPr>
      </w:pPr>
    </w:p>
    <w:p w14:paraId="08E5ECA1" w14:textId="77777777" w:rsidR="005B1A0B" w:rsidRPr="0074450A" w:rsidRDefault="005B1A0B" w:rsidP="005B1A0B">
      <w:pPr>
        <w:jc w:val="both"/>
        <w:rPr>
          <w:rFonts w:ascii="Times New Roman" w:hAnsi="Times New Roman" w:cs="Times New Roman"/>
        </w:rPr>
      </w:pPr>
    </w:p>
    <w:p w14:paraId="77B3986E" w14:textId="77777777" w:rsidR="005B1A0B" w:rsidRPr="0074450A" w:rsidRDefault="005B1A0B" w:rsidP="005B1A0B">
      <w:pPr>
        <w:pStyle w:val="Heading2"/>
        <w:jc w:val="both"/>
        <w:rPr>
          <w:rFonts w:ascii="Times New Roman" w:hAnsi="Times New Roman" w:cs="Times New Roman"/>
        </w:rPr>
      </w:pPr>
      <w:bookmarkStart w:id="121" w:name="_Toc238547714"/>
      <w:bookmarkStart w:id="122" w:name="_Toc238561748"/>
      <w:r w:rsidRPr="0074450A">
        <w:rPr>
          <w:rFonts w:ascii="Times New Roman" w:hAnsi="Times New Roman" w:cs="Times New Roman"/>
        </w:rPr>
        <w:lastRenderedPageBreak/>
        <w:t>UC</w:t>
      </w:r>
      <w:proofErr w:type="gramStart"/>
      <w:r w:rsidRPr="0074450A">
        <w:rPr>
          <w:rFonts w:ascii="Times New Roman" w:hAnsi="Times New Roman" w:cs="Times New Roman"/>
        </w:rPr>
        <w:t>03  Manage</w:t>
      </w:r>
      <w:proofErr w:type="gramEnd"/>
      <w:r w:rsidRPr="0074450A">
        <w:rPr>
          <w:rFonts w:ascii="Times New Roman" w:hAnsi="Times New Roman" w:cs="Times New Roman"/>
        </w:rPr>
        <w:t xml:space="preserve"> Assignment</w:t>
      </w:r>
      <w:bookmarkEnd w:id="121"/>
      <w:bookmarkEnd w:id="12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266F4A36" w14:textId="77777777" w:rsidTr="004F5E12">
        <w:tc>
          <w:tcPr>
            <w:tcW w:w="2200" w:type="dxa"/>
          </w:tcPr>
          <w:p w14:paraId="3FEB99C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tcPr>
          <w:p w14:paraId="4C77AE8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3B717031" w14:textId="77777777" w:rsidTr="004F5E12">
        <w:tc>
          <w:tcPr>
            <w:tcW w:w="2200" w:type="dxa"/>
          </w:tcPr>
          <w:p w14:paraId="167EB2F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15A3794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Teacher</w:t>
            </w:r>
          </w:p>
        </w:tc>
      </w:tr>
      <w:tr w:rsidR="005B1A0B" w:rsidRPr="0074450A" w14:paraId="053836EE" w14:textId="77777777" w:rsidTr="004F5E12">
        <w:tc>
          <w:tcPr>
            <w:tcW w:w="2200" w:type="dxa"/>
          </w:tcPr>
          <w:p w14:paraId="09E9CCE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6965E61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teacher is authenticated and has access to a class.</w:t>
            </w:r>
          </w:p>
        </w:tc>
      </w:tr>
      <w:tr w:rsidR="005B1A0B" w:rsidRPr="0074450A" w14:paraId="0782A212" w14:textId="77777777" w:rsidTr="004F5E12">
        <w:tc>
          <w:tcPr>
            <w:tcW w:w="2200" w:type="dxa"/>
          </w:tcPr>
          <w:p w14:paraId="589FFBA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0C857861" w14:textId="77777777" w:rsidR="005B1A0B" w:rsidRPr="0074450A" w:rsidRDefault="005B1A0B" w:rsidP="004F5E12">
            <w:pPr>
              <w:pStyle w:val="ListParagraph"/>
              <w:numPr>
                <w:ilvl w:val="0"/>
                <w:numId w:val="14"/>
              </w:numPr>
              <w:jc w:val="both"/>
              <w:rPr>
                <w:rFonts w:ascii="Times New Roman" w:hAnsi="Times New Roman" w:cs="Times New Roman"/>
              </w:rPr>
            </w:pPr>
            <w:r w:rsidRPr="0074450A">
              <w:rPr>
                <w:rFonts w:ascii="Times New Roman" w:hAnsi="Times New Roman" w:cs="Times New Roman"/>
              </w:rPr>
              <w:t xml:space="preserve">The teacher opens assignment management. </w:t>
            </w:r>
          </w:p>
          <w:p w14:paraId="7767E4BF" w14:textId="77777777" w:rsidR="005B1A0B" w:rsidRPr="0074450A" w:rsidRDefault="005B1A0B" w:rsidP="004F5E12">
            <w:pPr>
              <w:pStyle w:val="ListParagraph"/>
              <w:numPr>
                <w:ilvl w:val="0"/>
                <w:numId w:val="14"/>
              </w:numPr>
              <w:jc w:val="both"/>
              <w:rPr>
                <w:rFonts w:ascii="Times New Roman" w:hAnsi="Times New Roman" w:cs="Times New Roman"/>
              </w:rPr>
            </w:pPr>
            <w:r w:rsidRPr="0074450A">
              <w:rPr>
                <w:rFonts w:ascii="Times New Roman" w:hAnsi="Times New Roman" w:cs="Times New Roman"/>
              </w:rPr>
              <w:t xml:space="preserve">The teacher creates or updates an assignment. </w:t>
            </w:r>
          </w:p>
          <w:p w14:paraId="67BF6679" w14:textId="77777777" w:rsidR="005B1A0B" w:rsidRPr="0074450A" w:rsidRDefault="005B1A0B" w:rsidP="004F5E12">
            <w:pPr>
              <w:pStyle w:val="ListParagraph"/>
              <w:numPr>
                <w:ilvl w:val="0"/>
                <w:numId w:val="14"/>
              </w:numPr>
              <w:jc w:val="both"/>
              <w:rPr>
                <w:rFonts w:ascii="Times New Roman" w:hAnsi="Times New Roman" w:cs="Times New Roman"/>
              </w:rPr>
            </w:pPr>
            <w:r w:rsidRPr="0074450A">
              <w:rPr>
                <w:rFonts w:ascii="Times New Roman" w:hAnsi="Times New Roman" w:cs="Times New Roman"/>
              </w:rPr>
              <w:t xml:space="preserve">The teacher provides assignment information and may attach </w:t>
            </w:r>
            <w:proofErr w:type="gramStart"/>
            <w:r w:rsidRPr="0074450A">
              <w:rPr>
                <w:rFonts w:ascii="Times New Roman" w:hAnsi="Times New Roman" w:cs="Times New Roman"/>
              </w:rPr>
              <w:t>requirement</w:t>
            </w:r>
            <w:proofErr w:type="gramEnd"/>
            <w:r w:rsidRPr="0074450A">
              <w:rPr>
                <w:rFonts w:ascii="Times New Roman" w:hAnsi="Times New Roman" w:cs="Times New Roman"/>
              </w:rPr>
              <w:t xml:space="preserve"> or case-study text. </w:t>
            </w:r>
          </w:p>
          <w:p w14:paraId="34CB3029" w14:textId="77777777" w:rsidR="005B1A0B" w:rsidRPr="0074450A" w:rsidRDefault="005B1A0B" w:rsidP="004F5E12">
            <w:pPr>
              <w:pStyle w:val="ListParagraph"/>
              <w:numPr>
                <w:ilvl w:val="0"/>
                <w:numId w:val="14"/>
              </w:numPr>
              <w:jc w:val="both"/>
              <w:rPr>
                <w:rFonts w:ascii="Times New Roman" w:hAnsi="Times New Roman" w:cs="Times New Roman"/>
              </w:rPr>
            </w:pPr>
            <w:r w:rsidRPr="0074450A">
              <w:rPr>
                <w:rFonts w:ascii="Times New Roman" w:hAnsi="Times New Roman" w:cs="Times New Roman"/>
              </w:rPr>
              <w:t xml:space="preserve">The teacher saves the assignment. </w:t>
            </w:r>
          </w:p>
          <w:p w14:paraId="72036690" w14:textId="77777777" w:rsidR="005B1A0B" w:rsidRPr="0074450A" w:rsidRDefault="005B1A0B" w:rsidP="004F5E12">
            <w:pPr>
              <w:pStyle w:val="ListParagraph"/>
              <w:numPr>
                <w:ilvl w:val="0"/>
                <w:numId w:val="14"/>
              </w:numPr>
              <w:jc w:val="both"/>
              <w:rPr>
                <w:rFonts w:ascii="Times New Roman" w:hAnsi="Times New Roman" w:cs="Times New Roman"/>
              </w:rPr>
            </w:pPr>
            <w:r w:rsidRPr="0074450A">
              <w:rPr>
                <w:rFonts w:ascii="Times New Roman" w:hAnsi="Times New Roman" w:cs="Times New Roman"/>
              </w:rPr>
              <w:t>The system stores the assignment.</w:t>
            </w:r>
          </w:p>
        </w:tc>
      </w:tr>
      <w:tr w:rsidR="005B1A0B" w:rsidRPr="0074450A" w14:paraId="07FA10DB" w14:textId="77777777" w:rsidTr="004F5E12">
        <w:tc>
          <w:tcPr>
            <w:tcW w:w="2200" w:type="dxa"/>
          </w:tcPr>
          <w:p w14:paraId="3990347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6C39FF0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assignment is stored and available to students according to its settings.</w:t>
            </w:r>
          </w:p>
        </w:tc>
      </w:tr>
    </w:tbl>
    <w:p w14:paraId="1F655C88" w14:textId="77777777" w:rsidR="005B1A0B" w:rsidRPr="0074450A" w:rsidRDefault="005B1A0B" w:rsidP="005B1A0B">
      <w:pPr>
        <w:jc w:val="both"/>
        <w:rPr>
          <w:rFonts w:ascii="Times New Roman" w:hAnsi="Times New Roman" w:cs="Times New Roman"/>
        </w:rPr>
      </w:pPr>
    </w:p>
    <w:p w14:paraId="0E9B7F03" w14:textId="77777777" w:rsidR="005B1A0B" w:rsidRPr="0074450A" w:rsidRDefault="005B1A0B" w:rsidP="005B1A0B">
      <w:pPr>
        <w:pStyle w:val="Heading2"/>
        <w:jc w:val="both"/>
        <w:rPr>
          <w:rFonts w:ascii="Times New Roman" w:hAnsi="Times New Roman" w:cs="Times New Roman"/>
        </w:rPr>
      </w:pPr>
      <w:bookmarkStart w:id="123" w:name="_Toc238547715"/>
      <w:bookmarkStart w:id="124" w:name="_Toc238561749"/>
      <w:r w:rsidRPr="0074450A">
        <w:rPr>
          <w:rFonts w:ascii="Times New Roman" w:hAnsi="Times New Roman" w:cs="Times New Roman"/>
        </w:rPr>
        <w:t>UC</w:t>
      </w:r>
      <w:proofErr w:type="gramStart"/>
      <w:r w:rsidRPr="0074450A">
        <w:rPr>
          <w:rFonts w:ascii="Times New Roman" w:hAnsi="Times New Roman" w:cs="Times New Roman"/>
        </w:rPr>
        <w:t>04  View</w:t>
      </w:r>
      <w:proofErr w:type="gramEnd"/>
      <w:r w:rsidRPr="0074450A">
        <w:rPr>
          <w:rFonts w:ascii="Times New Roman" w:hAnsi="Times New Roman" w:cs="Times New Roman"/>
        </w:rPr>
        <w:t xml:space="preserve"> Assignment</w:t>
      </w:r>
      <w:bookmarkEnd w:id="123"/>
      <w:bookmarkEnd w:id="12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1BB97AF3" w14:textId="77777777" w:rsidTr="004F5E12">
        <w:tc>
          <w:tcPr>
            <w:tcW w:w="2200" w:type="dxa"/>
          </w:tcPr>
          <w:p w14:paraId="7E64530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tcPr>
          <w:p w14:paraId="69D1410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7A1D7A74" w14:textId="77777777" w:rsidTr="004F5E12">
        <w:tc>
          <w:tcPr>
            <w:tcW w:w="2200" w:type="dxa"/>
          </w:tcPr>
          <w:p w14:paraId="35AE6CF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7F97B59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Student</w:t>
            </w:r>
          </w:p>
        </w:tc>
      </w:tr>
      <w:tr w:rsidR="005B1A0B" w:rsidRPr="0074450A" w14:paraId="29545B04" w14:textId="77777777" w:rsidTr="004F5E12">
        <w:tc>
          <w:tcPr>
            <w:tcW w:w="2200" w:type="dxa"/>
          </w:tcPr>
          <w:p w14:paraId="57EF9AD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1E1511B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 is authenticated and has access to the assignment.</w:t>
            </w:r>
          </w:p>
        </w:tc>
      </w:tr>
      <w:tr w:rsidR="005B1A0B" w:rsidRPr="0074450A" w14:paraId="178436ED" w14:textId="77777777" w:rsidTr="004F5E12">
        <w:tc>
          <w:tcPr>
            <w:tcW w:w="2200" w:type="dxa"/>
          </w:tcPr>
          <w:p w14:paraId="2434664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0944394A" w14:textId="77777777" w:rsidR="005B1A0B" w:rsidRPr="0074450A" w:rsidRDefault="005B1A0B" w:rsidP="004F5E12">
            <w:pPr>
              <w:pStyle w:val="ListParagraph"/>
              <w:numPr>
                <w:ilvl w:val="0"/>
                <w:numId w:val="15"/>
              </w:numPr>
              <w:jc w:val="both"/>
              <w:rPr>
                <w:rFonts w:ascii="Times New Roman" w:hAnsi="Times New Roman" w:cs="Times New Roman"/>
              </w:rPr>
            </w:pPr>
            <w:r w:rsidRPr="0074450A">
              <w:rPr>
                <w:rFonts w:ascii="Times New Roman" w:hAnsi="Times New Roman" w:cs="Times New Roman"/>
              </w:rPr>
              <w:t xml:space="preserve">The student opens the assignment. </w:t>
            </w:r>
          </w:p>
          <w:p w14:paraId="195685A8" w14:textId="77777777" w:rsidR="005B1A0B" w:rsidRPr="0074450A" w:rsidRDefault="005B1A0B" w:rsidP="004F5E12">
            <w:pPr>
              <w:pStyle w:val="ListParagraph"/>
              <w:numPr>
                <w:ilvl w:val="0"/>
                <w:numId w:val="15"/>
              </w:numPr>
              <w:jc w:val="both"/>
              <w:rPr>
                <w:rFonts w:ascii="Times New Roman" w:hAnsi="Times New Roman" w:cs="Times New Roman"/>
              </w:rPr>
            </w:pPr>
            <w:r w:rsidRPr="0074450A">
              <w:rPr>
                <w:rFonts w:ascii="Times New Roman" w:hAnsi="Times New Roman" w:cs="Times New Roman"/>
              </w:rPr>
              <w:t xml:space="preserve">The system displays assignment information, requirements, and other available details. </w:t>
            </w:r>
          </w:p>
          <w:p w14:paraId="2752333B" w14:textId="77777777" w:rsidR="005B1A0B" w:rsidRPr="0074450A" w:rsidRDefault="005B1A0B" w:rsidP="004F5E12">
            <w:pPr>
              <w:pStyle w:val="ListParagraph"/>
              <w:numPr>
                <w:ilvl w:val="0"/>
                <w:numId w:val="15"/>
              </w:numPr>
              <w:jc w:val="both"/>
              <w:rPr>
                <w:rFonts w:ascii="Times New Roman" w:hAnsi="Times New Roman" w:cs="Times New Roman"/>
              </w:rPr>
            </w:pPr>
            <w:r w:rsidRPr="0074450A">
              <w:rPr>
                <w:rFonts w:ascii="Times New Roman" w:hAnsi="Times New Roman" w:cs="Times New Roman"/>
              </w:rPr>
              <w:t>The student reviews the information before working on the assignment.</w:t>
            </w:r>
          </w:p>
        </w:tc>
      </w:tr>
      <w:tr w:rsidR="005B1A0B" w:rsidRPr="0074450A" w14:paraId="060D6152" w14:textId="77777777" w:rsidTr="004F5E12">
        <w:tc>
          <w:tcPr>
            <w:tcW w:w="2200" w:type="dxa"/>
          </w:tcPr>
          <w:p w14:paraId="463BE96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0376F7C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 can access the information needed to complete the assignment.</w:t>
            </w:r>
          </w:p>
        </w:tc>
      </w:tr>
    </w:tbl>
    <w:p w14:paraId="4A5B4534" w14:textId="77777777" w:rsidR="005B1A0B" w:rsidRPr="0074450A" w:rsidRDefault="005B1A0B" w:rsidP="005B1A0B">
      <w:pPr>
        <w:jc w:val="both"/>
        <w:rPr>
          <w:rFonts w:ascii="Times New Roman" w:hAnsi="Times New Roman" w:cs="Times New Roman"/>
        </w:rPr>
      </w:pPr>
    </w:p>
    <w:p w14:paraId="2A7AC17F" w14:textId="77777777" w:rsidR="005B1A0B" w:rsidRDefault="005B1A0B" w:rsidP="005B1A0B">
      <w:pPr>
        <w:rPr>
          <w:rFonts w:ascii="Times New Roman" w:hAnsi="Times New Roman" w:cs="Times New Roman"/>
        </w:rPr>
      </w:pPr>
    </w:p>
    <w:p w14:paraId="40443971" w14:textId="77777777" w:rsidR="00AB3CD0" w:rsidRDefault="00AB3CD0" w:rsidP="005B1A0B">
      <w:pPr>
        <w:rPr>
          <w:rFonts w:ascii="Times New Roman" w:hAnsi="Times New Roman" w:cs="Times New Roman"/>
        </w:rPr>
      </w:pPr>
    </w:p>
    <w:p w14:paraId="022101EB" w14:textId="77777777" w:rsidR="00AB3CD0" w:rsidRPr="0074450A" w:rsidRDefault="00AB3CD0" w:rsidP="005B1A0B">
      <w:pPr>
        <w:rPr>
          <w:rFonts w:ascii="Times New Roman" w:hAnsi="Times New Roman" w:cs="Times New Roman"/>
        </w:rPr>
      </w:pPr>
    </w:p>
    <w:p w14:paraId="425DE44D" w14:textId="77777777" w:rsidR="005B1A0B" w:rsidRPr="0074450A" w:rsidRDefault="005B1A0B" w:rsidP="005B1A0B">
      <w:pPr>
        <w:rPr>
          <w:rFonts w:ascii="Times New Roman" w:hAnsi="Times New Roman" w:cs="Times New Roman"/>
        </w:rPr>
      </w:pPr>
    </w:p>
    <w:p w14:paraId="270C3C89" w14:textId="77777777" w:rsidR="005B1A0B" w:rsidRPr="0074450A" w:rsidRDefault="005B1A0B" w:rsidP="005B1A0B">
      <w:pPr>
        <w:rPr>
          <w:rFonts w:ascii="Times New Roman" w:hAnsi="Times New Roman" w:cs="Times New Roman"/>
        </w:rPr>
      </w:pPr>
    </w:p>
    <w:p w14:paraId="1B7B1017" w14:textId="77777777" w:rsidR="005B1A0B" w:rsidRPr="0074450A" w:rsidRDefault="005B1A0B" w:rsidP="005B1A0B">
      <w:pPr>
        <w:pStyle w:val="Heading2"/>
        <w:jc w:val="both"/>
        <w:rPr>
          <w:rFonts w:ascii="Times New Roman" w:hAnsi="Times New Roman" w:cs="Times New Roman"/>
        </w:rPr>
      </w:pPr>
      <w:bookmarkStart w:id="125" w:name="_Toc238547716"/>
      <w:bookmarkStart w:id="126" w:name="_Toc238561750"/>
      <w:r w:rsidRPr="0074450A">
        <w:rPr>
          <w:rFonts w:ascii="Times New Roman" w:hAnsi="Times New Roman" w:cs="Times New Roman"/>
        </w:rPr>
        <w:lastRenderedPageBreak/>
        <w:t>UC05 Create and Edit UML Models</w:t>
      </w:r>
      <w:bookmarkEnd w:id="125"/>
      <w:bookmarkEnd w:id="12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6F578FC1" w14:textId="77777777" w:rsidTr="004F5E12">
        <w:tc>
          <w:tcPr>
            <w:tcW w:w="2200" w:type="dxa"/>
          </w:tcPr>
          <w:p w14:paraId="5B24FE4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tcPr>
          <w:p w14:paraId="353C8F7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04085F80" w14:textId="77777777" w:rsidTr="004F5E12">
        <w:tc>
          <w:tcPr>
            <w:tcW w:w="2200" w:type="dxa"/>
          </w:tcPr>
          <w:p w14:paraId="0D32D7A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7288C55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Student</w:t>
            </w:r>
          </w:p>
        </w:tc>
      </w:tr>
      <w:tr w:rsidR="005B1A0B" w:rsidRPr="0074450A" w14:paraId="79645DE7" w14:textId="77777777" w:rsidTr="004F5E12">
        <w:tc>
          <w:tcPr>
            <w:tcW w:w="2200" w:type="dxa"/>
          </w:tcPr>
          <w:p w14:paraId="5044556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688CB76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 is authenticated and has access to the assignment.</w:t>
            </w:r>
          </w:p>
        </w:tc>
      </w:tr>
      <w:tr w:rsidR="005B1A0B" w:rsidRPr="0074450A" w14:paraId="151FEFDD" w14:textId="77777777" w:rsidTr="004F5E12">
        <w:tc>
          <w:tcPr>
            <w:tcW w:w="2200" w:type="dxa"/>
          </w:tcPr>
          <w:p w14:paraId="1A735A4F"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565C580C" w14:textId="77777777" w:rsidR="005B1A0B" w:rsidRPr="0074450A" w:rsidRDefault="005B1A0B" w:rsidP="004F5E12">
            <w:pPr>
              <w:pStyle w:val="ListParagraph"/>
              <w:numPr>
                <w:ilvl w:val="0"/>
                <w:numId w:val="16"/>
              </w:numPr>
              <w:jc w:val="both"/>
              <w:rPr>
                <w:rFonts w:ascii="Times New Roman" w:hAnsi="Times New Roman" w:cs="Times New Roman"/>
              </w:rPr>
            </w:pPr>
            <w:r w:rsidRPr="0074450A">
              <w:rPr>
                <w:rFonts w:ascii="Times New Roman" w:hAnsi="Times New Roman" w:cs="Times New Roman"/>
              </w:rPr>
              <w:t xml:space="preserve">The student opens the UML modeling area. </w:t>
            </w:r>
          </w:p>
          <w:p w14:paraId="2FAAABE9" w14:textId="77777777" w:rsidR="005B1A0B" w:rsidRPr="0074450A" w:rsidRDefault="005B1A0B" w:rsidP="004F5E12">
            <w:pPr>
              <w:pStyle w:val="ListParagraph"/>
              <w:numPr>
                <w:ilvl w:val="0"/>
                <w:numId w:val="16"/>
              </w:numPr>
              <w:jc w:val="both"/>
              <w:rPr>
                <w:rFonts w:ascii="Times New Roman" w:hAnsi="Times New Roman" w:cs="Times New Roman"/>
              </w:rPr>
            </w:pPr>
            <w:r w:rsidRPr="0074450A">
              <w:rPr>
                <w:rFonts w:ascii="Times New Roman" w:hAnsi="Times New Roman" w:cs="Times New Roman"/>
              </w:rPr>
              <w:t xml:space="preserve"> The student selects the required UML artifact. </w:t>
            </w:r>
          </w:p>
          <w:p w14:paraId="4191E488" w14:textId="77777777" w:rsidR="005B1A0B" w:rsidRPr="0074450A" w:rsidRDefault="005B1A0B" w:rsidP="004F5E12">
            <w:pPr>
              <w:pStyle w:val="ListParagraph"/>
              <w:numPr>
                <w:ilvl w:val="0"/>
                <w:numId w:val="16"/>
              </w:numPr>
              <w:jc w:val="both"/>
              <w:rPr>
                <w:rFonts w:ascii="Times New Roman" w:hAnsi="Times New Roman" w:cs="Times New Roman"/>
              </w:rPr>
            </w:pPr>
            <w:r w:rsidRPr="0074450A">
              <w:rPr>
                <w:rFonts w:ascii="Times New Roman" w:hAnsi="Times New Roman" w:cs="Times New Roman"/>
              </w:rPr>
              <w:t xml:space="preserve">The student creates or edits the model using the appropriate editor. </w:t>
            </w:r>
          </w:p>
          <w:p w14:paraId="14F91BE9" w14:textId="77777777" w:rsidR="005B1A0B" w:rsidRPr="0074450A" w:rsidRDefault="005B1A0B" w:rsidP="004F5E12">
            <w:pPr>
              <w:pStyle w:val="ListParagraph"/>
              <w:numPr>
                <w:ilvl w:val="0"/>
                <w:numId w:val="16"/>
              </w:numPr>
              <w:jc w:val="both"/>
              <w:rPr>
                <w:rFonts w:ascii="Times New Roman" w:hAnsi="Times New Roman" w:cs="Times New Roman"/>
              </w:rPr>
            </w:pPr>
            <w:r w:rsidRPr="0074450A">
              <w:rPr>
                <w:rFonts w:ascii="Times New Roman" w:hAnsi="Times New Roman" w:cs="Times New Roman"/>
              </w:rPr>
              <w:t>The student saves the UML work.</w:t>
            </w:r>
          </w:p>
          <w:p w14:paraId="33B07FB4" w14:textId="77777777" w:rsidR="005B1A0B" w:rsidRPr="0074450A" w:rsidRDefault="005B1A0B" w:rsidP="004F5E12">
            <w:pPr>
              <w:pStyle w:val="ListParagraph"/>
              <w:numPr>
                <w:ilvl w:val="0"/>
                <w:numId w:val="16"/>
              </w:numPr>
              <w:jc w:val="both"/>
              <w:rPr>
                <w:rFonts w:ascii="Times New Roman" w:hAnsi="Times New Roman" w:cs="Times New Roman"/>
              </w:rPr>
            </w:pPr>
            <w:r w:rsidRPr="0074450A">
              <w:rPr>
                <w:rFonts w:ascii="Times New Roman" w:hAnsi="Times New Roman" w:cs="Times New Roman"/>
              </w:rPr>
              <w:t>The system stores the updated artifact.</w:t>
            </w:r>
          </w:p>
        </w:tc>
      </w:tr>
      <w:tr w:rsidR="005B1A0B" w:rsidRPr="0074450A" w14:paraId="56758184" w14:textId="77777777" w:rsidTr="004F5E12">
        <w:tc>
          <w:tcPr>
            <w:tcW w:w="2200" w:type="dxa"/>
          </w:tcPr>
          <w:p w14:paraId="0541B21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445A477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student's UML artifact is saved and associated with the assignment.</w:t>
            </w:r>
          </w:p>
        </w:tc>
      </w:tr>
      <w:tr w:rsidR="005B1A0B" w:rsidRPr="0074450A" w14:paraId="46C536F4" w14:textId="77777777" w:rsidTr="004F5E12">
        <w:tc>
          <w:tcPr>
            <w:tcW w:w="2200" w:type="dxa"/>
          </w:tcPr>
          <w:p w14:paraId="74F68F8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Alternative Scenario</w:t>
            </w:r>
          </w:p>
        </w:tc>
        <w:tc>
          <w:tcPr>
            <w:tcW w:w="6900" w:type="dxa"/>
          </w:tcPr>
          <w:p w14:paraId="31EC069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The student can repeat the process for any of the five supported artifacts.</w:t>
            </w:r>
          </w:p>
        </w:tc>
      </w:tr>
    </w:tbl>
    <w:p w14:paraId="16DA0AA8" w14:textId="77777777" w:rsidR="005B1A0B" w:rsidRPr="0074450A" w:rsidRDefault="005B1A0B" w:rsidP="005B1A0B">
      <w:pPr>
        <w:jc w:val="both"/>
        <w:rPr>
          <w:rFonts w:ascii="Times New Roman" w:hAnsi="Times New Roman" w:cs="Times New Roman"/>
        </w:rPr>
      </w:pPr>
    </w:p>
    <w:p w14:paraId="45D7849B" w14:textId="77777777" w:rsidR="005B1A0B" w:rsidRPr="0074450A" w:rsidRDefault="005B1A0B" w:rsidP="005B1A0B">
      <w:pPr>
        <w:pStyle w:val="Heading2"/>
        <w:jc w:val="both"/>
        <w:rPr>
          <w:rFonts w:ascii="Times New Roman" w:hAnsi="Times New Roman" w:cs="Times New Roman"/>
        </w:rPr>
      </w:pPr>
      <w:bookmarkStart w:id="127" w:name="_Toc238547717"/>
      <w:bookmarkStart w:id="128" w:name="_Toc238561751"/>
      <w:r w:rsidRPr="0074450A">
        <w:rPr>
          <w:rFonts w:ascii="Times New Roman" w:hAnsi="Times New Roman" w:cs="Times New Roman"/>
        </w:rPr>
        <w:t>UC06 Use Development Mode</w:t>
      </w:r>
      <w:bookmarkEnd w:id="127"/>
      <w:bookmarkEnd w:id="12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16D71DE5" w14:textId="77777777" w:rsidTr="004F5E12">
        <w:tc>
          <w:tcPr>
            <w:tcW w:w="2200" w:type="dxa"/>
          </w:tcPr>
          <w:p w14:paraId="7807034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tcPr>
          <w:p w14:paraId="401593E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7703BB77" w14:textId="77777777" w:rsidTr="004F5E12">
        <w:tc>
          <w:tcPr>
            <w:tcW w:w="2200" w:type="dxa"/>
          </w:tcPr>
          <w:p w14:paraId="55A2970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5988FAA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Student</w:t>
            </w:r>
          </w:p>
        </w:tc>
      </w:tr>
      <w:tr w:rsidR="005B1A0B" w:rsidRPr="0074450A" w14:paraId="140E3B7E" w14:textId="77777777" w:rsidTr="004F5E12">
        <w:tc>
          <w:tcPr>
            <w:tcW w:w="2200" w:type="dxa"/>
          </w:tcPr>
          <w:p w14:paraId="653BC14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4072ED8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 is authenticated and has access to an assignment.</w:t>
            </w:r>
          </w:p>
        </w:tc>
      </w:tr>
      <w:tr w:rsidR="005B1A0B" w:rsidRPr="0074450A" w14:paraId="49761022" w14:textId="77777777" w:rsidTr="004F5E12">
        <w:tc>
          <w:tcPr>
            <w:tcW w:w="2200" w:type="dxa"/>
          </w:tcPr>
          <w:p w14:paraId="010D0B26"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6C715105" w14:textId="77777777" w:rsidR="005B1A0B" w:rsidRPr="0074450A" w:rsidRDefault="005B1A0B" w:rsidP="004F5E12">
            <w:pPr>
              <w:pStyle w:val="ListParagraph"/>
              <w:numPr>
                <w:ilvl w:val="0"/>
                <w:numId w:val="17"/>
              </w:numPr>
              <w:jc w:val="both"/>
              <w:rPr>
                <w:rFonts w:ascii="Times New Roman" w:hAnsi="Times New Roman" w:cs="Times New Roman"/>
              </w:rPr>
            </w:pPr>
            <w:r w:rsidRPr="0074450A">
              <w:rPr>
                <w:rFonts w:ascii="Times New Roman" w:hAnsi="Times New Roman" w:cs="Times New Roman"/>
              </w:rPr>
              <w:t xml:space="preserve">The student opens Development Mode. </w:t>
            </w:r>
          </w:p>
          <w:p w14:paraId="523E3111" w14:textId="77777777" w:rsidR="005B1A0B" w:rsidRPr="0074450A" w:rsidRDefault="005B1A0B" w:rsidP="004F5E12">
            <w:pPr>
              <w:pStyle w:val="ListParagraph"/>
              <w:numPr>
                <w:ilvl w:val="0"/>
                <w:numId w:val="17"/>
              </w:numPr>
              <w:jc w:val="both"/>
              <w:rPr>
                <w:rFonts w:ascii="Times New Roman" w:hAnsi="Times New Roman" w:cs="Times New Roman"/>
              </w:rPr>
            </w:pPr>
            <w:r w:rsidRPr="0074450A">
              <w:rPr>
                <w:rFonts w:ascii="Times New Roman" w:hAnsi="Times New Roman" w:cs="Times New Roman"/>
              </w:rPr>
              <w:t xml:space="preserve">The system provides access to </w:t>
            </w:r>
            <w:proofErr w:type="gramStart"/>
            <w:r w:rsidRPr="0074450A">
              <w:rPr>
                <w:rFonts w:ascii="Times New Roman" w:hAnsi="Times New Roman" w:cs="Times New Roman"/>
              </w:rPr>
              <w:t>the UML</w:t>
            </w:r>
            <w:proofErr w:type="gramEnd"/>
            <w:r w:rsidRPr="0074450A">
              <w:rPr>
                <w:rFonts w:ascii="Times New Roman" w:hAnsi="Times New Roman" w:cs="Times New Roman"/>
              </w:rPr>
              <w:t xml:space="preserve"> modeling tools. </w:t>
            </w:r>
          </w:p>
          <w:p w14:paraId="36ED2F1F" w14:textId="77777777" w:rsidR="005B1A0B" w:rsidRPr="0074450A" w:rsidRDefault="005B1A0B" w:rsidP="004F5E12">
            <w:pPr>
              <w:pStyle w:val="ListParagraph"/>
              <w:numPr>
                <w:ilvl w:val="0"/>
                <w:numId w:val="17"/>
              </w:numPr>
              <w:jc w:val="both"/>
              <w:rPr>
                <w:rFonts w:ascii="Times New Roman" w:hAnsi="Times New Roman" w:cs="Times New Roman"/>
              </w:rPr>
            </w:pPr>
            <w:r w:rsidRPr="0074450A">
              <w:rPr>
                <w:rFonts w:ascii="Times New Roman" w:hAnsi="Times New Roman" w:cs="Times New Roman"/>
              </w:rPr>
              <w:t xml:space="preserve">The student creates and edits UML artifacts freely. </w:t>
            </w:r>
          </w:p>
          <w:p w14:paraId="443578DA" w14:textId="77777777" w:rsidR="005B1A0B" w:rsidRPr="0074450A" w:rsidRDefault="005B1A0B" w:rsidP="004F5E12">
            <w:pPr>
              <w:pStyle w:val="ListParagraph"/>
              <w:numPr>
                <w:ilvl w:val="0"/>
                <w:numId w:val="17"/>
              </w:numPr>
              <w:jc w:val="both"/>
              <w:rPr>
                <w:rFonts w:ascii="Times New Roman" w:hAnsi="Times New Roman" w:cs="Times New Roman"/>
              </w:rPr>
            </w:pPr>
            <w:r w:rsidRPr="0074450A">
              <w:rPr>
                <w:rFonts w:ascii="Times New Roman" w:hAnsi="Times New Roman" w:cs="Times New Roman"/>
              </w:rPr>
              <w:t xml:space="preserve">The student saves the work. </w:t>
            </w:r>
          </w:p>
          <w:p w14:paraId="526A0CB3" w14:textId="77777777" w:rsidR="005B1A0B" w:rsidRPr="0074450A" w:rsidRDefault="005B1A0B" w:rsidP="004F5E12">
            <w:pPr>
              <w:pStyle w:val="ListParagraph"/>
              <w:numPr>
                <w:ilvl w:val="0"/>
                <w:numId w:val="17"/>
              </w:numPr>
              <w:jc w:val="both"/>
              <w:rPr>
                <w:rFonts w:ascii="Times New Roman" w:hAnsi="Times New Roman" w:cs="Times New Roman"/>
              </w:rPr>
            </w:pPr>
            <w:r w:rsidRPr="0074450A">
              <w:rPr>
                <w:rFonts w:ascii="Times New Roman" w:hAnsi="Times New Roman" w:cs="Times New Roman"/>
              </w:rPr>
              <w:t>The student can submit the completed assignment.</w:t>
            </w:r>
          </w:p>
        </w:tc>
      </w:tr>
      <w:tr w:rsidR="005B1A0B" w:rsidRPr="0074450A" w14:paraId="734D3B9A" w14:textId="77777777" w:rsidTr="004F5E12">
        <w:tc>
          <w:tcPr>
            <w:tcW w:w="2200" w:type="dxa"/>
          </w:tcPr>
          <w:p w14:paraId="5155D1C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645D889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student's UML work can be completed and submitted without step-by-step tutorial restrictions.</w:t>
            </w:r>
          </w:p>
        </w:tc>
      </w:tr>
    </w:tbl>
    <w:p w14:paraId="74F478BB" w14:textId="77777777" w:rsidR="005B1A0B" w:rsidRPr="0074450A" w:rsidRDefault="005B1A0B" w:rsidP="005B1A0B">
      <w:pPr>
        <w:jc w:val="both"/>
        <w:rPr>
          <w:rFonts w:ascii="Times New Roman" w:hAnsi="Times New Roman" w:cs="Times New Roman"/>
        </w:rPr>
      </w:pPr>
    </w:p>
    <w:p w14:paraId="61C88C73" w14:textId="77777777" w:rsidR="005B1A0B" w:rsidRDefault="005B1A0B" w:rsidP="005B1A0B">
      <w:pPr>
        <w:jc w:val="both"/>
        <w:rPr>
          <w:rFonts w:ascii="Times New Roman" w:hAnsi="Times New Roman" w:cs="Times New Roman"/>
        </w:rPr>
      </w:pPr>
    </w:p>
    <w:p w14:paraId="37ED9952" w14:textId="77777777" w:rsidR="00EB4CC6" w:rsidRDefault="00EB4CC6" w:rsidP="005B1A0B">
      <w:pPr>
        <w:jc w:val="both"/>
        <w:rPr>
          <w:rFonts w:ascii="Times New Roman" w:hAnsi="Times New Roman" w:cs="Times New Roman"/>
        </w:rPr>
      </w:pPr>
    </w:p>
    <w:p w14:paraId="2A313C32" w14:textId="77777777" w:rsidR="00EB4CC6" w:rsidRDefault="00EB4CC6" w:rsidP="005B1A0B">
      <w:pPr>
        <w:jc w:val="both"/>
        <w:rPr>
          <w:rFonts w:ascii="Times New Roman" w:hAnsi="Times New Roman" w:cs="Times New Roman"/>
        </w:rPr>
      </w:pPr>
    </w:p>
    <w:p w14:paraId="1BB5A43F" w14:textId="77777777" w:rsidR="00EB4CC6" w:rsidRPr="0074450A" w:rsidRDefault="00EB4CC6" w:rsidP="005B1A0B">
      <w:pPr>
        <w:jc w:val="both"/>
        <w:rPr>
          <w:rFonts w:ascii="Times New Roman" w:hAnsi="Times New Roman" w:cs="Times New Roman"/>
        </w:rPr>
      </w:pPr>
    </w:p>
    <w:p w14:paraId="65C114FB" w14:textId="77777777" w:rsidR="005B1A0B" w:rsidRPr="0074450A" w:rsidRDefault="005B1A0B" w:rsidP="005B1A0B">
      <w:pPr>
        <w:pStyle w:val="Heading2"/>
        <w:jc w:val="both"/>
        <w:rPr>
          <w:rFonts w:ascii="Times New Roman" w:hAnsi="Times New Roman" w:cs="Times New Roman"/>
        </w:rPr>
      </w:pPr>
      <w:bookmarkStart w:id="129" w:name="_Toc238547718"/>
      <w:bookmarkStart w:id="130" w:name="_Toc238561752"/>
      <w:r w:rsidRPr="0074450A">
        <w:rPr>
          <w:rFonts w:ascii="Times New Roman" w:hAnsi="Times New Roman" w:cs="Times New Roman"/>
        </w:rPr>
        <w:lastRenderedPageBreak/>
        <w:t>UC07 Use Tutorial Mode</w:t>
      </w:r>
      <w:bookmarkEnd w:id="129"/>
      <w:bookmarkEnd w:id="130"/>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31A34365" w14:textId="77777777" w:rsidTr="004F5E12">
        <w:tc>
          <w:tcPr>
            <w:tcW w:w="2200" w:type="dxa"/>
          </w:tcPr>
          <w:p w14:paraId="3B4ECF0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tcPr>
          <w:p w14:paraId="5969245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3D534994" w14:textId="77777777" w:rsidTr="004F5E12">
        <w:tc>
          <w:tcPr>
            <w:tcW w:w="2200" w:type="dxa"/>
          </w:tcPr>
          <w:p w14:paraId="5F5D38D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165B081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Student</w:t>
            </w:r>
          </w:p>
        </w:tc>
      </w:tr>
      <w:tr w:rsidR="005B1A0B" w:rsidRPr="0074450A" w14:paraId="50551F38" w14:textId="77777777" w:rsidTr="004F5E12">
        <w:tc>
          <w:tcPr>
            <w:tcW w:w="2200" w:type="dxa"/>
          </w:tcPr>
          <w:p w14:paraId="3F3A951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4575B95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 is authenticated and tutorial support is available for the relevant task.</w:t>
            </w:r>
          </w:p>
        </w:tc>
      </w:tr>
      <w:tr w:rsidR="005B1A0B" w:rsidRPr="0074450A" w14:paraId="562A29FD" w14:textId="77777777" w:rsidTr="004F5E12">
        <w:tc>
          <w:tcPr>
            <w:tcW w:w="2200" w:type="dxa"/>
          </w:tcPr>
          <w:p w14:paraId="6C9B798A"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239286F0" w14:textId="77777777" w:rsidR="005B1A0B" w:rsidRPr="0074450A" w:rsidRDefault="005B1A0B" w:rsidP="004F5E12">
            <w:pPr>
              <w:pStyle w:val="ListParagraph"/>
              <w:numPr>
                <w:ilvl w:val="0"/>
                <w:numId w:val="18"/>
              </w:numPr>
              <w:jc w:val="both"/>
              <w:rPr>
                <w:rFonts w:ascii="Times New Roman" w:hAnsi="Times New Roman" w:cs="Times New Roman"/>
              </w:rPr>
            </w:pPr>
            <w:r w:rsidRPr="0074450A">
              <w:rPr>
                <w:rFonts w:ascii="Times New Roman" w:hAnsi="Times New Roman" w:cs="Times New Roman"/>
              </w:rPr>
              <w:t xml:space="preserve">The student starts Tutorial Mode. </w:t>
            </w:r>
          </w:p>
          <w:p w14:paraId="474F7CEE" w14:textId="77777777" w:rsidR="005B1A0B" w:rsidRPr="0074450A" w:rsidRDefault="005B1A0B" w:rsidP="004F5E12">
            <w:pPr>
              <w:pStyle w:val="ListParagraph"/>
              <w:numPr>
                <w:ilvl w:val="0"/>
                <w:numId w:val="18"/>
              </w:numPr>
              <w:jc w:val="both"/>
              <w:rPr>
                <w:rFonts w:ascii="Times New Roman" w:hAnsi="Times New Roman" w:cs="Times New Roman"/>
              </w:rPr>
            </w:pPr>
            <w:r w:rsidRPr="0074450A">
              <w:rPr>
                <w:rFonts w:ascii="Times New Roman" w:hAnsi="Times New Roman" w:cs="Times New Roman"/>
              </w:rPr>
              <w:t>The system presents the current task or modeling step.</w:t>
            </w:r>
          </w:p>
          <w:p w14:paraId="4F7884D6" w14:textId="77777777" w:rsidR="005B1A0B" w:rsidRPr="0074450A" w:rsidRDefault="005B1A0B" w:rsidP="004F5E12">
            <w:pPr>
              <w:pStyle w:val="ListParagraph"/>
              <w:numPr>
                <w:ilvl w:val="0"/>
                <w:numId w:val="18"/>
              </w:numPr>
              <w:jc w:val="both"/>
              <w:rPr>
                <w:rFonts w:ascii="Times New Roman" w:hAnsi="Times New Roman" w:cs="Times New Roman"/>
              </w:rPr>
            </w:pPr>
            <w:r w:rsidRPr="0074450A">
              <w:rPr>
                <w:rFonts w:ascii="Times New Roman" w:hAnsi="Times New Roman" w:cs="Times New Roman"/>
              </w:rPr>
              <w:t xml:space="preserve">The student creates or edits the required UML element. </w:t>
            </w:r>
          </w:p>
          <w:p w14:paraId="5D8CDF6E" w14:textId="77777777" w:rsidR="005B1A0B" w:rsidRPr="0074450A" w:rsidRDefault="005B1A0B" w:rsidP="004F5E12">
            <w:pPr>
              <w:pStyle w:val="ListParagraph"/>
              <w:numPr>
                <w:ilvl w:val="0"/>
                <w:numId w:val="18"/>
              </w:numPr>
              <w:jc w:val="both"/>
              <w:rPr>
                <w:rFonts w:ascii="Times New Roman" w:hAnsi="Times New Roman" w:cs="Times New Roman"/>
              </w:rPr>
            </w:pPr>
            <w:r w:rsidRPr="0074450A">
              <w:rPr>
                <w:rFonts w:ascii="Times New Roman" w:hAnsi="Times New Roman" w:cs="Times New Roman"/>
              </w:rPr>
              <w:t xml:space="preserve">The system checks the student's work at the current step. </w:t>
            </w:r>
          </w:p>
          <w:p w14:paraId="00646910" w14:textId="77777777" w:rsidR="005B1A0B" w:rsidRPr="0074450A" w:rsidRDefault="005B1A0B" w:rsidP="004F5E12">
            <w:pPr>
              <w:pStyle w:val="ListParagraph"/>
              <w:numPr>
                <w:ilvl w:val="0"/>
                <w:numId w:val="18"/>
              </w:numPr>
              <w:jc w:val="both"/>
              <w:rPr>
                <w:rFonts w:ascii="Times New Roman" w:hAnsi="Times New Roman" w:cs="Times New Roman"/>
              </w:rPr>
            </w:pPr>
            <w:r w:rsidRPr="0074450A">
              <w:rPr>
                <w:rFonts w:ascii="Times New Roman" w:hAnsi="Times New Roman" w:cs="Times New Roman"/>
              </w:rPr>
              <w:t>If the work is correct, the system allows the student to continue.</w:t>
            </w:r>
          </w:p>
          <w:p w14:paraId="271F4615" w14:textId="77777777" w:rsidR="005B1A0B" w:rsidRPr="0074450A" w:rsidRDefault="005B1A0B" w:rsidP="004F5E12">
            <w:pPr>
              <w:pStyle w:val="ListParagraph"/>
              <w:numPr>
                <w:ilvl w:val="0"/>
                <w:numId w:val="18"/>
              </w:numPr>
              <w:jc w:val="both"/>
              <w:rPr>
                <w:rFonts w:ascii="Times New Roman" w:hAnsi="Times New Roman" w:cs="Times New Roman"/>
              </w:rPr>
            </w:pPr>
            <w:r w:rsidRPr="0074450A">
              <w:rPr>
                <w:rFonts w:ascii="Times New Roman" w:hAnsi="Times New Roman" w:cs="Times New Roman"/>
              </w:rPr>
              <w:t>If correction is required, the system provides guidance or correction.</w:t>
            </w:r>
          </w:p>
          <w:p w14:paraId="75D0611A" w14:textId="77777777" w:rsidR="005B1A0B" w:rsidRPr="0074450A" w:rsidRDefault="005B1A0B" w:rsidP="004F5E12">
            <w:pPr>
              <w:pStyle w:val="ListParagraph"/>
              <w:numPr>
                <w:ilvl w:val="0"/>
                <w:numId w:val="18"/>
              </w:numPr>
              <w:jc w:val="both"/>
              <w:rPr>
                <w:rFonts w:ascii="Times New Roman" w:hAnsi="Times New Roman" w:cs="Times New Roman"/>
              </w:rPr>
            </w:pPr>
            <w:r w:rsidRPr="0074450A">
              <w:rPr>
                <w:rFonts w:ascii="Times New Roman" w:hAnsi="Times New Roman" w:cs="Times New Roman"/>
              </w:rPr>
              <w:t xml:space="preserve">The student updates the </w:t>
            </w:r>
            <w:proofErr w:type="gramStart"/>
            <w:r w:rsidRPr="0074450A">
              <w:rPr>
                <w:rFonts w:ascii="Times New Roman" w:hAnsi="Times New Roman" w:cs="Times New Roman"/>
              </w:rPr>
              <w:t>work</w:t>
            </w:r>
            <w:proofErr w:type="gramEnd"/>
            <w:r w:rsidRPr="0074450A">
              <w:rPr>
                <w:rFonts w:ascii="Times New Roman" w:hAnsi="Times New Roman" w:cs="Times New Roman"/>
              </w:rPr>
              <w:t xml:space="preserve"> and the system checks the current step again.</w:t>
            </w:r>
          </w:p>
        </w:tc>
      </w:tr>
      <w:tr w:rsidR="005B1A0B" w:rsidRPr="0074450A" w14:paraId="7860B69A" w14:textId="77777777" w:rsidTr="004F5E12">
        <w:tc>
          <w:tcPr>
            <w:tcW w:w="2200" w:type="dxa"/>
          </w:tcPr>
          <w:p w14:paraId="2A99BF6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674FB85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 progresses through the tutorial with step-by-step guidance and correction.</w:t>
            </w:r>
          </w:p>
        </w:tc>
      </w:tr>
      <w:tr w:rsidR="005B1A0B" w:rsidRPr="0074450A" w14:paraId="00B2DC3F" w14:textId="77777777" w:rsidTr="004F5E12">
        <w:tc>
          <w:tcPr>
            <w:tcW w:w="2200" w:type="dxa"/>
          </w:tcPr>
          <w:p w14:paraId="314A249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Alternative Scenario</w:t>
            </w:r>
          </w:p>
        </w:tc>
        <w:tc>
          <w:tcPr>
            <w:tcW w:w="6900" w:type="dxa"/>
          </w:tcPr>
          <w:p w14:paraId="046A650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If the current step remains incorrect, the system keeps the student at the current step and provides further guidance.</w:t>
            </w:r>
          </w:p>
        </w:tc>
      </w:tr>
    </w:tbl>
    <w:p w14:paraId="68B8056C" w14:textId="77777777" w:rsidR="005B1A0B" w:rsidRPr="0074450A" w:rsidRDefault="005B1A0B" w:rsidP="005B1A0B">
      <w:pPr>
        <w:jc w:val="both"/>
        <w:rPr>
          <w:rFonts w:ascii="Times New Roman" w:hAnsi="Times New Roman" w:cs="Times New Roman"/>
        </w:rPr>
      </w:pPr>
    </w:p>
    <w:p w14:paraId="76B4E456" w14:textId="77777777" w:rsidR="005B1A0B" w:rsidRPr="0074450A" w:rsidRDefault="005B1A0B" w:rsidP="005B1A0B">
      <w:pPr>
        <w:pStyle w:val="Heading2"/>
        <w:jc w:val="both"/>
        <w:rPr>
          <w:rFonts w:ascii="Times New Roman" w:hAnsi="Times New Roman" w:cs="Times New Roman"/>
        </w:rPr>
      </w:pPr>
      <w:bookmarkStart w:id="131" w:name="_Toc238547719"/>
      <w:bookmarkStart w:id="132" w:name="_Toc238561753"/>
      <w:r w:rsidRPr="0074450A">
        <w:rPr>
          <w:rFonts w:ascii="Times New Roman" w:hAnsi="Times New Roman" w:cs="Times New Roman"/>
        </w:rPr>
        <w:t>UC08 Submit Assignment</w:t>
      </w:r>
      <w:bookmarkEnd w:id="131"/>
      <w:bookmarkEnd w:id="13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3FA98B06" w14:textId="77777777" w:rsidTr="004F5E12">
        <w:tc>
          <w:tcPr>
            <w:tcW w:w="2200" w:type="dxa"/>
          </w:tcPr>
          <w:p w14:paraId="14A8B65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tcPr>
          <w:p w14:paraId="2767440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47C395F2" w14:textId="77777777" w:rsidTr="004F5E12">
        <w:tc>
          <w:tcPr>
            <w:tcW w:w="2200" w:type="dxa"/>
          </w:tcPr>
          <w:p w14:paraId="66472DC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53B4523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Student</w:t>
            </w:r>
          </w:p>
        </w:tc>
      </w:tr>
      <w:tr w:rsidR="005B1A0B" w:rsidRPr="0074450A" w14:paraId="6E1EDC26" w14:textId="77777777" w:rsidTr="004F5E12">
        <w:tc>
          <w:tcPr>
            <w:tcW w:w="2200" w:type="dxa"/>
          </w:tcPr>
          <w:p w14:paraId="355C501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317845E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 has completed the required UML work and can submit the assignment.</w:t>
            </w:r>
          </w:p>
        </w:tc>
      </w:tr>
      <w:tr w:rsidR="005B1A0B" w:rsidRPr="0074450A" w14:paraId="04912658" w14:textId="77777777" w:rsidTr="004F5E12">
        <w:tc>
          <w:tcPr>
            <w:tcW w:w="2200" w:type="dxa"/>
          </w:tcPr>
          <w:p w14:paraId="30F09C36"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19A58794" w14:textId="77777777" w:rsidR="005B1A0B" w:rsidRPr="0074450A" w:rsidRDefault="005B1A0B" w:rsidP="004F5E12">
            <w:pPr>
              <w:pStyle w:val="ListParagraph"/>
              <w:numPr>
                <w:ilvl w:val="0"/>
                <w:numId w:val="19"/>
              </w:numPr>
              <w:jc w:val="both"/>
              <w:rPr>
                <w:rFonts w:ascii="Times New Roman" w:hAnsi="Times New Roman" w:cs="Times New Roman"/>
              </w:rPr>
            </w:pPr>
            <w:r w:rsidRPr="0074450A">
              <w:rPr>
                <w:rFonts w:ascii="Times New Roman" w:hAnsi="Times New Roman" w:cs="Times New Roman"/>
              </w:rPr>
              <w:t xml:space="preserve">The student selects the submission option. </w:t>
            </w:r>
          </w:p>
          <w:p w14:paraId="7E4F08EF" w14:textId="77777777" w:rsidR="005B1A0B" w:rsidRPr="0074450A" w:rsidRDefault="005B1A0B" w:rsidP="004F5E12">
            <w:pPr>
              <w:pStyle w:val="ListParagraph"/>
              <w:numPr>
                <w:ilvl w:val="0"/>
                <w:numId w:val="19"/>
              </w:numPr>
              <w:jc w:val="both"/>
              <w:rPr>
                <w:rFonts w:ascii="Times New Roman" w:hAnsi="Times New Roman" w:cs="Times New Roman"/>
              </w:rPr>
            </w:pPr>
            <w:r w:rsidRPr="0074450A">
              <w:rPr>
                <w:rFonts w:ascii="Times New Roman" w:hAnsi="Times New Roman" w:cs="Times New Roman"/>
              </w:rPr>
              <w:t xml:space="preserve"> The system validates the submission information. </w:t>
            </w:r>
          </w:p>
          <w:p w14:paraId="3916C6AA" w14:textId="77777777" w:rsidR="005B1A0B" w:rsidRPr="0074450A" w:rsidRDefault="005B1A0B" w:rsidP="004F5E12">
            <w:pPr>
              <w:pStyle w:val="ListParagraph"/>
              <w:numPr>
                <w:ilvl w:val="0"/>
                <w:numId w:val="19"/>
              </w:numPr>
              <w:jc w:val="both"/>
              <w:rPr>
                <w:rFonts w:ascii="Times New Roman" w:hAnsi="Times New Roman" w:cs="Times New Roman"/>
              </w:rPr>
            </w:pPr>
            <w:r w:rsidRPr="0074450A">
              <w:rPr>
                <w:rFonts w:ascii="Times New Roman" w:hAnsi="Times New Roman" w:cs="Times New Roman"/>
              </w:rPr>
              <w:t xml:space="preserve">The system stores the submission. </w:t>
            </w:r>
          </w:p>
          <w:p w14:paraId="39D03BC1" w14:textId="77777777" w:rsidR="005B1A0B" w:rsidRPr="0074450A" w:rsidRDefault="005B1A0B" w:rsidP="004F5E12">
            <w:pPr>
              <w:pStyle w:val="ListParagraph"/>
              <w:numPr>
                <w:ilvl w:val="0"/>
                <w:numId w:val="19"/>
              </w:numPr>
              <w:jc w:val="both"/>
              <w:rPr>
                <w:rFonts w:ascii="Times New Roman" w:hAnsi="Times New Roman" w:cs="Times New Roman"/>
              </w:rPr>
            </w:pPr>
            <w:r w:rsidRPr="0074450A">
              <w:rPr>
                <w:rFonts w:ascii="Times New Roman" w:hAnsi="Times New Roman" w:cs="Times New Roman"/>
              </w:rPr>
              <w:t>The system makes the submission available to the teacher.</w:t>
            </w:r>
          </w:p>
        </w:tc>
      </w:tr>
      <w:tr w:rsidR="005B1A0B" w:rsidRPr="0074450A" w14:paraId="705CCCD3" w14:textId="77777777" w:rsidTr="004F5E12">
        <w:tc>
          <w:tcPr>
            <w:tcW w:w="2200" w:type="dxa"/>
          </w:tcPr>
          <w:p w14:paraId="4F78BF8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66589BC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assignment is submitted and available for teacher review.</w:t>
            </w:r>
          </w:p>
        </w:tc>
      </w:tr>
    </w:tbl>
    <w:p w14:paraId="332AA8F3" w14:textId="77777777" w:rsidR="005B1A0B" w:rsidRDefault="005B1A0B" w:rsidP="005B1A0B">
      <w:pPr>
        <w:jc w:val="both"/>
        <w:rPr>
          <w:rFonts w:ascii="Times New Roman" w:hAnsi="Times New Roman" w:cs="Times New Roman"/>
        </w:rPr>
      </w:pPr>
    </w:p>
    <w:p w14:paraId="029D4CA0" w14:textId="77777777" w:rsidR="00EB4CC6" w:rsidRPr="0074450A" w:rsidRDefault="00EB4CC6" w:rsidP="005B1A0B">
      <w:pPr>
        <w:jc w:val="both"/>
        <w:rPr>
          <w:rFonts w:ascii="Times New Roman" w:hAnsi="Times New Roman" w:cs="Times New Roman"/>
        </w:rPr>
      </w:pPr>
    </w:p>
    <w:p w14:paraId="06A03425" w14:textId="77777777" w:rsidR="005B1A0B" w:rsidRPr="0074450A" w:rsidRDefault="005B1A0B" w:rsidP="005B1A0B">
      <w:pPr>
        <w:pStyle w:val="Heading2"/>
        <w:jc w:val="both"/>
        <w:rPr>
          <w:rFonts w:ascii="Times New Roman" w:hAnsi="Times New Roman" w:cs="Times New Roman"/>
        </w:rPr>
      </w:pPr>
      <w:bookmarkStart w:id="133" w:name="_Toc238547720"/>
      <w:bookmarkStart w:id="134" w:name="_Toc238561754"/>
      <w:r w:rsidRPr="0074450A">
        <w:rPr>
          <w:rFonts w:ascii="Times New Roman" w:hAnsi="Times New Roman" w:cs="Times New Roman"/>
        </w:rPr>
        <w:lastRenderedPageBreak/>
        <w:t>UC09 Check Assignment</w:t>
      </w:r>
      <w:bookmarkEnd w:id="133"/>
      <w:bookmarkEnd w:id="13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381BE74D" w14:textId="77777777" w:rsidTr="004F5E12">
        <w:tc>
          <w:tcPr>
            <w:tcW w:w="2200" w:type="dxa"/>
          </w:tcPr>
          <w:p w14:paraId="4AFD15F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tcPr>
          <w:p w14:paraId="6A40196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28F8A5C0" w14:textId="77777777" w:rsidTr="004F5E12">
        <w:tc>
          <w:tcPr>
            <w:tcW w:w="2200" w:type="dxa"/>
          </w:tcPr>
          <w:p w14:paraId="21854F1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1238D2B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Teacher</w:t>
            </w:r>
          </w:p>
        </w:tc>
      </w:tr>
      <w:tr w:rsidR="005B1A0B" w:rsidRPr="0074450A" w14:paraId="4E9FB731" w14:textId="77777777" w:rsidTr="004F5E12">
        <w:tc>
          <w:tcPr>
            <w:tcW w:w="2200" w:type="dxa"/>
          </w:tcPr>
          <w:p w14:paraId="65FB867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7D62B3F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 has submitted the assignment and the teacher is authenticated.</w:t>
            </w:r>
          </w:p>
        </w:tc>
      </w:tr>
      <w:tr w:rsidR="005B1A0B" w:rsidRPr="0074450A" w14:paraId="1A68A7F1" w14:textId="77777777" w:rsidTr="004F5E12">
        <w:tc>
          <w:tcPr>
            <w:tcW w:w="2200" w:type="dxa"/>
          </w:tcPr>
          <w:p w14:paraId="6043BB5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217647E7" w14:textId="77777777" w:rsidR="005B1A0B" w:rsidRPr="0074450A" w:rsidRDefault="005B1A0B" w:rsidP="004F5E12">
            <w:pPr>
              <w:pStyle w:val="ListParagraph"/>
              <w:numPr>
                <w:ilvl w:val="0"/>
                <w:numId w:val="20"/>
              </w:numPr>
              <w:jc w:val="both"/>
              <w:rPr>
                <w:rFonts w:ascii="Times New Roman" w:hAnsi="Times New Roman" w:cs="Times New Roman"/>
              </w:rPr>
            </w:pPr>
            <w:r w:rsidRPr="0074450A">
              <w:rPr>
                <w:rFonts w:ascii="Times New Roman" w:hAnsi="Times New Roman" w:cs="Times New Roman"/>
              </w:rPr>
              <w:t xml:space="preserve">The teacher opens the submitted assignment. </w:t>
            </w:r>
          </w:p>
          <w:p w14:paraId="51B14035" w14:textId="77777777" w:rsidR="005B1A0B" w:rsidRPr="0074450A" w:rsidRDefault="005B1A0B" w:rsidP="004F5E12">
            <w:pPr>
              <w:pStyle w:val="ListParagraph"/>
              <w:numPr>
                <w:ilvl w:val="0"/>
                <w:numId w:val="20"/>
              </w:numPr>
              <w:jc w:val="both"/>
              <w:rPr>
                <w:rFonts w:ascii="Times New Roman" w:hAnsi="Times New Roman" w:cs="Times New Roman"/>
              </w:rPr>
            </w:pPr>
            <w:r w:rsidRPr="0074450A">
              <w:rPr>
                <w:rFonts w:ascii="Times New Roman" w:hAnsi="Times New Roman" w:cs="Times New Roman"/>
              </w:rPr>
              <w:t xml:space="preserve">The teacher selects the checking option. </w:t>
            </w:r>
          </w:p>
          <w:p w14:paraId="17F9228C" w14:textId="77777777" w:rsidR="005B1A0B" w:rsidRPr="0074450A" w:rsidRDefault="005B1A0B" w:rsidP="004F5E12">
            <w:pPr>
              <w:pStyle w:val="ListParagraph"/>
              <w:numPr>
                <w:ilvl w:val="0"/>
                <w:numId w:val="20"/>
              </w:numPr>
              <w:jc w:val="both"/>
              <w:rPr>
                <w:rFonts w:ascii="Times New Roman" w:hAnsi="Times New Roman" w:cs="Times New Roman"/>
              </w:rPr>
            </w:pPr>
            <w:r w:rsidRPr="0074450A">
              <w:rPr>
                <w:rFonts w:ascii="Times New Roman" w:hAnsi="Times New Roman" w:cs="Times New Roman"/>
              </w:rPr>
              <w:t xml:space="preserve">The system processes the submitted UML artifacts. </w:t>
            </w:r>
          </w:p>
          <w:p w14:paraId="4BAF20E9" w14:textId="77777777" w:rsidR="005B1A0B" w:rsidRPr="0074450A" w:rsidRDefault="005B1A0B" w:rsidP="004F5E12">
            <w:pPr>
              <w:pStyle w:val="ListParagraph"/>
              <w:numPr>
                <w:ilvl w:val="0"/>
                <w:numId w:val="20"/>
              </w:numPr>
              <w:jc w:val="both"/>
              <w:rPr>
                <w:rFonts w:ascii="Times New Roman" w:hAnsi="Times New Roman" w:cs="Times New Roman"/>
              </w:rPr>
            </w:pPr>
            <w:r w:rsidRPr="0074450A">
              <w:rPr>
                <w:rFonts w:ascii="Times New Roman" w:hAnsi="Times New Roman" w:cs="Times New Roman"/>
              </w:rPr>
              <w:t xml:space="preserve">The system applies predefined automated checking rules. </w:t>
            </w:r>
          </w:p>
          <w:p w14:paraId="188E727F" w14:textId="77777777" w:rsidR="005B1A0B" w:rsidRPr="0074450A" w:rsidRDefault="005B1A0B" w:rsidP="004F5E12">
            <w:pPr>
              <w:pStyle w:val="ListParagraph"/>
              <w:numPr>
                <w:ilvl w:val="0"/>
                <w:numId w:val="20"/>
              </w:numPr>
              <w:jc w:val="both"/>
              <w:rPr>
                <w:rFonts w:ascii="Times New Roman" w:hAnsi="Times New Roman" w:cs="Times New Roman"/>
              </w:rPr>
            </w:pPr>
            <w:r w:rsidRPr="0074450A">
              <w:rPr>
                <w:rFonts w:ascii="Times New Roman" w:hAnsi="Times New Roman" w:cs="Times New Roman"/>
              </w:rPr>
              <w:t>The system performs applicable cross-diagram consistency checks, including semantic matching between related artifacts.</w:t>
            </w:r>
          </w:p>
          <w:p w14:paraId="2BCB4289" w14:textId="77777777" w:rsidR="005B1A0B" w:rsidRPr="0074450A" w:rsidRDefault="005B1A0B" w:rsidP="004F5E12">
            <w:pPr>
              <w:pStyle w:val="ListParagraph"/>
              <w:numPr>
                <w:ilvl w:val="0"/>
                <w:numId w:val="20"/>
              </w:numPr>
              <w:jc w:val="both"/>
              <w:rPr>
                <w:rFonts w:ascii="Times New Roman" w:hAnsi="Times New Roman" w:cs="Times New Roman"/>
              </w:rPr>
            </w:pPr>
            <w:r w:rsidRPr="0074450A">
              <w:rPr>
                <w:rFonts w:ascii="Times New Roman" w:hAnsi="Times New Roman" w:cs="Times New Roman"/>
              </w:rPr>
              <w:t xml:space="preserve">The system generates checking and consistency results. </w:t>
            </w:r>
          </w:p>
          <w:p w14:paraId="2FC457CA" w14:textId="77777777" w:rsidR="005B1A0B" w:rsidRPr="0074450A" w:rsidRDefault="005B1A0B" w:rsidP="004F5E12">
            <w:pPr>
              <w:pStyle w:val="ListParagraph"/>
              <w:numPr>
                <w:ilvl w:val="0"/>
                <w:numId w:val="20"/>
              </w:numPr>
              <w:jc w:val="both"/>
              <w:rPr>
                <w:rFonts w:ascii="Times New Roman" w:hAnsi="Times New Roman" w:cs="Times New Roman"/>
              </w:rPr>
            </w:pPr>
            <w:r w:rsidRPr="0074450A">
              <w:rPr>
                <w:rFonts w:ascii="Times New Roman" w:hAnsi="Times New Roman" w:cs="Times New Roman"/>
              </w:rPr>
              <w:t>The teacher views the generated results.</w:t>
            </w:r>
          </w:p>
        </w:tc>
      </w:tr>
      <w:tr w:rsidR="005B1A0B" w:rsidRPr="0074450A" w14:paraId="2FF3F53D" w14:textId="77777777" w:rsidTr="004F5E12">
        <w:tc>
          <w:tcPr>
            <w:tcW w:w="2200" w:type="dxa"/>
          </w:tcPr>
          <w:p w14:paraId="3BFF8DE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55F4EB4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Checking results and the consistency report are available for teacher review.</w:t>
            </w:r>
          </w:p>
        </w:tc>
      </w:tr>
    </w:tbl>
    <w:p w14:paraId="3D140033" w14:textId="77777777" w:rsidR="005B1A0B" w:rsidRPr="0074450A" w:rsidRDefault="005B1A0B" w:rsidP="005B1A0B">
      <w:pPr>
        <w:jc w:val="both"/>
        <w:rPr>
          <w:rFonts w:ascii="Times New Roman" w:hAnsi="Times New Roman" w:cs="Times New Roman"/>
        </w:rPr>
      </w:pPr>
    </w:p>
    <w:p w14:paraId="4358729A" w14:textId="77777777" w:rsidR="005B1A0B" w:rsidRPr="0074450A" w:rsidRDefault="005B1A0B" w:rsidP="005B1A0B">
      <w:pPr>
        <w:pStyle w:val="Heading2"/>
        <w:jc w:val="both"/>
        <w:rPr>
          <w:rFonts w:ascii="Times New Roman" w:hAnsi="Times New Roman" w:cs="Times New Roman"/>
        </w:rPr>
      </w:pPr>
      <w:bookmarkStart w:id="135" w:name="_Toc238547721"/>
      <w:bookmarkStart w:id="136" w:name="_Toc238561755"/>
      <w:r w:rsidRPr="0074450A">
        <w:rPr>
          <w:rFonts w:ascii="Times New Roman" w:hAnsi="Times New Roman" w:cs="Times New Roman"/>
        </w:rPr>
        <w:t>UC</w:t>
      </w:r>
      <w:proofErr w:type="gramStart"/>
      <w:r w:rsidRPr="0074450A">
        <w:rPr>
          <w:rFonts w:ascii="Times New Roman" w:hAnsi="Times New Roman" w:cs="Times New Roman"/>
        </w:rPr>
        <w:t>10  Review</w:t>
      </w:r>
      <w:proofErr w:type="gramEnd"/>
      <w:r w:rsidRPr="0074450A">
        <w:rPr>
          <w:rFonts w:ascii="Times New Roman" w:hAnsi="Times New Roman" w:cs="Times New Roman"/>
        </w:rPr>
        <w:t xml:space="preserve"> Submission</w:t>
      </w:r>
      <w:bookmarkEnd w:id="135"/>
      <w:bookmarkEnd w:id="13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534DF39A" w14:textId="77777777" w:rsidTr="004F5E12">
        <w:tc>
          <w:tcPr>
            <w:tcW w:w="2200" w:type="dxa"/>
          </w:tcPr>
          <w:p w14:paraId="3331622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tcPr>
          <w:p w14:paraId="088E39D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393FE740" w14:textId="77777777" w:rsidTr="004F5E12">
        <w:tc>
          <w:tcPr>
            <w:tcW w:w="2200" w:type="dxa"/>
          </w:tcPr>
          <w:p w14:paraId="7087368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0E42F1B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Teacher</w:t>
            </w:r>
          </w:p>
        </w:tc>
      </w:tr>
      <w:tr w:rsidR="005B1A0B" w:rsidRPr="0074450A" w14:paraId="4365C223" w14:textId="77777777" w:rsidTr="004F5E12">
        <w:tc>
          <w:tcPr>
            <w:tcW w:w="2200" w:type="dxa"/>
          </w:tcPr>
          <w:p w14:paraId="6397600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414D092C" w14:textId="77777777" w:rsidR="005B1A0B" w:rsidRPr="0074450A" w:rsidRDefault="005B1A0B" w:rsidP="004F5E12">
            <w:pPr>
              <w:jc w:val="both"/>
              <w:rPr>
                <w:rFonts w:ascii="Times New Roman" w:hAnsi="Times New Roman" w:cs="Times New Roman"/>
              </w:rPr>
            </w:pPr>
            <w:proofErr w:type="gramStart"/>
            <w:r w:rsidRPr="0074450A">
              <w:rPr>
                <w:rFonts w:ascii="Times New Roman" w:hAnsi="Times New Roman" w:cs="Times New Roman"/>
              </w:rPr>
              <w:t>A student</w:t>
            </w:r>
            <w:proofErr w:type="gramEnd"/>
            <w:r w:rsidRPr="0074450A">
              <w:rPr>
                <w:rFonts w:ascii="Times New Roman" w:hAnsi="Times New Roman" w:cs="Times New Roman"/>
              </w:rPr>
              <w:t xml:space="preserve"> submission is available.</w:t>
            </w:r>
          </w:p>
        </w:tc>
      </w:tr>
      <w:tr w:rsidR="005B1A0B" w:rsidRPr="0074450A" w14:paraId="1E6B5299" w14:textId="77777777" w:rsidTr="004F5E12">
        <w:tc>
          <w:tcPr>
            <w:tcW w:w="2200" w:type="dxa"/>
          </w:tcPr>
          <w:p w14:paraId="31D59ACC"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6AA05508" w14:textId="77777777" w:rsidR="005B1A0B" w:rsidRPr="0074450A" w:rsidRDefault="005B1A0B" w:rsidP="004F5E12">
            <w:pPr>
              <w:pStyle w:val="ListParagraph"/>
              <w:numPr>
                <w:ilvl w:val="0"/>
                <w:numId w:val="11"/>
              </w:numPr>
              <w:jc w:val="both"/>
              <w:rPr>
                <w:rFonts w:ascii="Times New Roman" w:hAnsi="Times New Roman" w:cs="Times New Roman"/>
              </w:rPr>
            </w:pPr>
            <w:r w:rsidRPr="0074450A">
              <w:rPr>
                <w:rFonts w:ascii="Times New Roman" w:hAnsi="Times New Roman" w:cs="Times New Roman"/>
              </w:rPr>
              <w:t xml:space="preserve">The teacher opens the submission. </w:t>
            </w:r>
          </w:p>
          <w:p w14:paraId="23EAF457" w14:textId="77777777" w:rsidR="005B1A0B" w:rsidRPr="0074450A" w:rsidRDefault="005B1A0B" w:rsidP="004F5E12">
            <w:pPr>
              <w:pStyle w:val="ListParagraph"/>
              <w:numPr>
                <w:ilvl w:val="0"/>
                <w:numId w:val="11"/>
              </w:numPr>
              <w:jc w:val="both"/>
              <w:rPr>
                <w:rFonts w:ascii="Times New Roman" w:hAnsi="Times New Roman" w:cs="Times New Roman"/>
              </w:rPr>
            </w:pPr>
            <w:r w:rsidRPr="0074450A">
              <w:rPr>
                <w:rFonts w:ascii="Times New Roman" w:hAnsi="Times New Roman" w:cs="Times New Roman"/>
              </w:rPr>
              <w:t xml:space="preserve">The teacher reviews the </w:t>
            </w:r>
            <w:proofErr w:type="gramStart"/>
            <w:r w:rsidRPr="0074450A">
              <w:rPr>
                <w:rFonts w:ascii="Times New Roman" w:hAnsi="Times New Roman" w:cs="Times New Roman"/>
              </w:rPr>
              <w:t>student's</w:t>
            </w:r>
            <w:proofErr w:type="gramEnd"/>
            <w:r w:rsidRPr="0074450A">
              <w:rPr>
                <w:rFonts w:ascii="Times New Roman" w:hAnsi="Times New Roman" w:cs="Times New Roman"/>
              </w:rPr>
              <w:t xml:space="preserve"> UML artifacts.</w:t>
            </w:r>
          </w:p>
          <w:p w14:paraId="07AC7EAF" w14:textId="77777777" w:rsidR="005B1A0B" w:rsidRPr="0074450A" w:rsidRDefault="005B1A0B" w:rsidP="004F5E12">
            <w:pPr>
              <w:pStyle w:val="ListParagraph"/>
              <w:numPr>
                <w:ilvl w:val="0"/>
                <w:numId w:val="11"/>
              </w:numPr>
              <w:jc w:val="both"/>
              <w:rPr>
                <w:rFonts w:ascii="Times New Roman" w:hAnsi="Times New Roman" w:cs="Times New Roman"/>
              </w:rPr>
            </w:pPr>
            <w:r w:rsidRPr="0074450A">
              <w:rPr>
                <w:rFonts w:ascii="Times New Roman" w:hAnsi="Times New Roman" w:cs="Times New Roman"/>
              </w:rPr>
              <w:t>The teacher reviews the automated checking results and consistency report.</w:t>
            </w:r>
          </w:p>
          <w:p w14:paraId="7F84A137" w14:textId="77777777" w:rsidR="005B1A0B" w:rsidRPr="0074450A" w:rsidRDefault="005B1A0B" w:rsidP="004F5E12">
            <w:pPr>
              <w:pStyle w:val="ListParagraph"/>
              <w:numPr>
                <w:ilvl w:val="0"/>
                <w:numId w:val="11"/>
              </w:numPr>
              <w:jc w:val="both"/>
              <w:rPr>
                <w:rFonts w:ascii="Times New Roman" w:hAnsi="Times New Roman" w:cs="Times New Roman"/>
              </w:rPr>
            </w:pPr>
            <w:r w:rsidRPr="0074450A">
              <w:rPr>
                <w:rFonts w:ascii="Times New Roman" w:hAnsi="Times New Roman" w:cs="Times New Roman"/>
              </w:rPr>
              <w:t xml:space="preserve">The teacher evaluates the submitted work. </w:t>
            </w:r>
          </w:p>
          <w:p w14:paraId="1E29AA2D" w14:textId="77777777" w:rsidR="005B1A0B" w:rsidRPr="0074450A" w:rsidRDefault="005B1A0B" w:rsidP="004F5E12">
            <w:pPr>
              <w:pStyle w:val="ListParagraph"/>
              <w:numPr>
                <w:ilvl w:val="0"/>
                <w:numId w:val="11"/>
              </w:numPr>
              <w:jc w:val="both"/>
              <w:rPr>
                <w:rFonts w:ascii="Times New Roman" w:hAnsi="Times New Roman" w:cs="Times New Roman"/>
              </w:rPr>
            </w:pPr>
            <w:r w:rsidRPr="0074450A">
              <w:rPr>
                <w:rFonts w:ascii="Times New Roman" w:hAnsi="Times New Roman" w:cs="Times New Roman"/>
              </w:rPr>
              <w:t xml:space="preserve">The teacher records relevant feedback or evaluation information. </w:t>
            </w:r>
          </w:p>
          <w:p w14:paraId="3F72491A" w14:textId="77777777" w:rsidR="005B1A0B" w:rsidRPr="0074450A" w:rsidRDefault="005B1A0B" w:rsidP="004F5E12">
            <w:pPr>
              <w:pStyle w:val="ListParagraph"/>
              <w:numPr>
                <w:ilvl w:val="0"/>
                <w:numId w:val="11"/>
              </w:numPr>
              <w:jc w:val="both"/>
              <w:rPr>
                <w:rFonts w:ascii="Times New Roman" w:hAnsi="Times New Roman" w:cs="Times New Roman"/>
              </w:rPr>
            </w:pPr>
            <w:r w:rsidRPr="0074450A">
              <w:rPr>
                <w:rFonts w:ascii="Times New Roman" w:hAnsi="Times New Roman" w:cs="Times New Roman"/>
              </w:rPr>
              <w:t xml:space="preserve">The system stores </w:t>
            </w:r>
            <w:proofErr w:type="gramStart"/>
            <w:r w:rsidRPr="0074450A">
              <w:rPr>
                <w:rFonts w:ascii="Times New Roman" w:hAnsi="Times New Roman" w:cs="Times New Roman"/>
              </w:rPr>
              <w:t>the review</w:t>
            </w:r>
            <w:proofErr w:type="gramEnd"/>
            <w:r w:rsidRPr="0074450A">
              <w:rPr>
                <w:rFonts w:ascii="Times New Roman" w:hAnsi="Times New Roman" w:cs="Times New Roman"/>
              </w:rPr>
              <w:t xml:space="preserve"> information.</w:t>
            </w:r>
          </w:p>
        </w:tc>
      </w:tr>
      <w:tr w:rsidR="005B1A0B" w:rsidRPr="0074450A" w14:paraId="65B96FC1" w14:textId="77777777" w:rsidTr="004F5E12">
        <w:tc>
          <w:tcPr>
            <w:tcW w:w="2200" w:type="dxa"/>
          </w:tcPr>
          <w:p w14:paraId="164C7D7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0F77104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The submission has been </w:t>
            </w:r>
            <w:proofErr w:type="gramStart"/>
            <w:r w:rsidRPr="0074450A">
              <w:rPr>
                <w:rFonts w:ascii="Times New Roman" w:hAnsi="Times New Roman" w:cs="Times New Roman"/>
              </w:rPr>
              <w:t>reviewed</w:t>
            </w:r>
            <w:proofErr w:type="gramEnd"/>
            <w:r w:rsidRPr="0074450A">
              <w:rPr>
                <w:rFonts w:ascii="Times New Roman" w:hAnsi="Times New Roman" w:cs="Times New Roman"/>
              </w:rPr>
              <w:t xml:space="preserve"> and the available feedback/evaluation information is stored.</w:t>
            </w:r>
          </w:p>
        </w:tc>
      </w:tr>
    </w:tbl>
    <w:p w14:paraId="16011CC7" w14:textId="77777777" w:rsidR="005B1A0B" w:rsidRDefault="005B1A0B" w:rsidP="005B1A0B">
      <w:pPr>
        <w:jc w:val="both"/>
        <w:rPr>
          <w:rFonts w:ascii="Times New Roman" w:hAnsi="Times New Roman" w:cs="Times New Roman"/>
        </w:rPr>
      </w:pPr>
    </w:p>
    <w:p w14:paraId="04A1913F" w14:textId="77777777" w:rsidR="00EB4CC6" w:rsidRDefault="00EB4CC6" w:rsidP="005B1A0B">
      <w:pPr>
        <w:jc w:val="both"/>
        <w:rPr>
          <w:rFonts w:ascii="Times New Roman" w:hAnsi="Times New Roman" w:cs="Times New Roman"/>
        </w:rPr>
      </w:pPr>
    </w:p>
    <w:p w14:paraId="64AE3E9B" w14:textId="77777777" w:rsidR="00EB4CC6" w:rsidRPr="0074450A" w:rsidRDefault="00EB4CC6" w:rsidP="005B1A0B">
      <w:pPr>
        <w:jc w:val="both"/>
        <w:rPr>
          <w:rFonts w:ascii="Times New Roman" w:hAnsi="Times New Roman" w:cs="Times New Roman"/>
        </w:rPr>
      </w:pPr>
    </w:p>
    <w:p w14:paraId="43B9B3B8" w14:textId="77777777" w:rsidR="005B1A0B" w:rsidRPr="0074450A" w:rsidRDefault="005B1A0B" w:rsidP="005B1A0B">
      <w:pPr>
        <w:pStyle w:val="Heading2"/>
        <w:jc w:val="both"/>
        <w:rPr>
          <w:rFonts w:ascii="Times New Roman" w:hAnsi="Times New Roman" w:cs="Times New Roman"/>
        </w:rPr>
      </w:pPr>
      <w:bookmarkStart w:id="137" w:name="_Toc238547722"/>
      <w:bookmarkStart w:id="138" w:name="_Toc238561756"/>
      <w:r w:rsidRPr="0074450A">
        <w:rPr>
          <w:rFonts w:ascii="Times New Roman" w:hAnsi="Times New Roman" w:cs="Times New Roman"/>
        </w:rPr>
        <w:lastRenderedPageBreak/>
        <w:t>UC</w:t>
      </w:r>
      <w:proofErr w:type="gramStart"/>
      <w:r w:rsidRPr="0074450A">
        <w:rPr>
          <w:rFonts w:ascii="Times New Roman" w:hAnsi="Times New Roman" w:cs="Times New Roman"/>
        </w:rPr>
        <w:t>11  View</w:t>
      </w:r>
      <w:proofErr w:type="gramEnd"/>
      <w:r w:rsidRPr="0074450A">
        <w:rPr>
          <w:rFonts w:ascii="Times New Roman" w:hAnsi="Times New Roman" w:cs="Times New Roman"/>
        </w:rPr>
        <w:t xml:space="preserve"> Results and Feedback</w:t>
      </w:r>
      <w:bookmarkEnd w:id="137"/>
      <w:bookmarkEnd w:id="13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6900"/>
      </w:tblGrid>
      <w:tr w:rsidR="005B1A0B" w:rsidRPr="0074450A" w14:paraId="52CEC1B8" w14:textId="77777777" w:rsidTr="004F5E12">
        <w:tc>
          <w:tcPr>
            <w:tcW w:w="2200" w:type="dxa"/>
          </w:tcPr>
          <w:p w14:paraId="463060E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Field</w:t>
            </w:r>
          </w:p>
        </w:tc>
        <w:tc>
          <w:tcPr>
            <w:tcW w:w="6900" w:type="dxa"/>
          </w:tcPr>
          <w:p w14:paraId="490152B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Description</w:t>
            </w:r>
          </w:p>
        </w:tc>
      </w:tr>
      <w:tr w:rsidR="005B1A0B" w:rsidRPr="0074450A" w14:paraId="00D9F881" w14:textId="77777777" w:rsidTr="004F5E12">
        <w:tc>
          <w:tcPr>
            <w:tcW w:w="2200" w:type="dxa"/>
          </w:tcPr>
          <w:p w14:paraId="60EA931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Primary Actor</w:t>
            </w:r>
          </w:p>
        </w:tc>
        <w:tc>
          <w:tcPr>
            <w:tcW w:w="6900" w:type="dxa"/>
          </w:tcPr>
          <w:p w14:paraId="221AFFF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Student</w:t>
            </w:r>
          </w:p>
        </w:tc>
      </w:tr>
      <w:tr w:rsidR="005B1A0B" w:rsidRPr="0074450A" w14:paraId="79E0E9B0" w14:textId="77777777" w:rsidTr="004F5E12">
        <w:tc>
          <w:tcPr>
            <w:tcW w:w="2200" w:type="dxa"/>
          </w:tcPr>
          <w:p w14:paraId="451F1D9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Preconditions</w:t>
            </w:r>
          </w:p>
        </w:tc>
        <w:tc>
          <w:tcPr>
            <w:tcW w:w="6900" w:type="dxa"/>
          </w:tcPr>
          <w:p w14:paraId="55BE201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Checking results or teacher feedback have been made available.</w:t>
            </w:r>
          </w:p>
        </w:tc>
      </w:tr>
      <w:tr w:rsidR="005B1A0B" w:rsidRPr="0074450A" w14:paraId="26D2AC13" w14:textId="77777777" w:rsidTr="004F5E12">
        <w:tc>
          <w:tcPr>
            <w:tcW w:w="2200" w:type="dxa"/>
          </w:tcPr>
          <w:p w14:paraId="44720A0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Main Success Scenario</w:t>
            </w:r>
          </w:p>
        </w:tc>
        <w:tc>
          <w:tcPr>
            <w:tcW w:w="6900" w:type="dxa"/>
          </w:tcPr>
          <w:p w14:paraId="65F6DF57" w14:textId="77777777" w:rsidR="005B1A0B" w:rsidRPr="0074450A" w:rsidRDefault="005B1A0B" w:rsidP="004F5E12">
            <w:pPr>
              <w:pStyle w:val="ListParagraph"/>
              <w:numPr>
                <w:ilvl w:val="0"/>
                <w:numId w:val="21"/>
              </w:numPr>
              <w:jc w:val="both"/>
              <w:rPr>
                <w:rFonts w:ascii="Times New Roman" w:hAnsi="Times New Roman" w:cs="Times New Roman"/>
              </w:rPr>
            </w:pPr>
            <w:r w:rsidRPr="0074450A">
              <w:rPr>
                <w:rFonts w:ascii="Times New Roman" w:hAnsi="Times New Roman" w:cs="Times New Roman"/>
              </w:rPr>
              <w:t>The student opens the relevant submitted assignment.</w:t>
            </w:r>
          </w:p>
          <w:p w14:paraId="4AE30D08" w14:textId="77777777" w:rsidR="005B1A0B" w:rsidRPr="0074450A" w:rsidRDefault="005B1A0B" w:rsidP="004F5E12">
            <w:pPr>
              <w:pStyle w:val="ListParagraph"/>
              <w:numPr>
                <w:ilvl w:val="0"/>
                <w:numId w:val="21"/>
              </w:numPr>
              <w:jc w:val="both"/>
              <w:rPr>
                <w:rFonts w:ascii="Times New Roman" w:hAnsi="Times New Roman" w:cs="Times New Roman"/>
              </w:rPr>
            </w:pPr>
            <w:r w:rsidRPr="0074450A">
              <w:rPr>
                <w:rFonts w:ascii="Times New Roman" w:hAnsi="Times New Roman" w:cs="Times New Roman"/>
              </w:rPr>
              <w:t>The system displays available checking results, consistency report, and teacher feedback.</w:t>
            </w:r>
          </w:p>
          <w:p w14:paraId="0377D27D" w14:textId="77777777" w:rsidR="005B1A0B" w:rsidRPr="0074450A" w:rsidRDefault="005B1A0B" w:rsidP="004F5E12">
            <w:pPr>
              <w:pStyle w:val="ListParagraph"/>
              <w:numPr>
                <w:ilvl w:val="0"/>
                <w:numId w:val="21"/>
              </w:numPr>
              <w:jc w:val="both"/>
              <w:rPr>
                <w:rFonts w:ascii="Times New Roman" w:hAnsi="Times New Roman" w:cs="Times New Roman"/>
              </w:rPr>
            </w:pPr>
            <w:r w:rsidRPr="0074450A">
              <w:rPr>
                <w:rFonts w:ascii="Times New Roman" w:hAnsi="Times New Roman" w:cs="Times New Roman"/>
              </w:rPr>
              <w:t>The student reviews the results and feedback.</w:t>
            </w:r>
          </w:p>
        </w:tc>
      </w:tr>
      <w:tr w:rsidR="005B1A0B" w:rsidRPr="0074450A" w14:paraId="0BDB9D84" w14:textId="77777777" w:rsidTr="004F5E12">
        <w:tc>
          <w:tcPr>
            <w:tcW w:w="2200" w:type="dxa"/>
          </w:tcPr>
          <w:p w14:paraId="7B20244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Postconditions</w:t>
            </w:r>
          </w:p>
        </w:tc>
        <w:tc>
          <w:tcPr>
            <w:tcW w:w="6900" w:type="dxa"/>
          </w:tcPr>
          <w:p w14:paraId="1B1B92C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student can use the available results and feedback to understand and improve the UML work.</w:t>
            </w:r>
          </w:p>
        </w:tc>
      </w:tr>
    </w:tbl>
    <w:p w14:paraId="033678AB" w14:textId="77777777" w:rsidR="005B1A0B" w:rsidRPr="0074450A" w:rsidRDefault="005B1A0B" w:rsidP="005B1A0B">
      <w:pPr>
        <w:jc w:val="both"/>
        <w:rPr>
          <w:rFonts w:ascii="Times New Roman" w:hAnsi="Times New Roman" w:cs="Times New Roman"/>
        </w:rPr>
      </w:pPr>
    </w:p>
    <w:p w14:paraId="5BBFF5F0" w14:textId="77777777" w:rsidR="005B1A0B" w:rsidRPr="0074450A" w:rsidRDefault="005B1A0B" w:rsidP="005B1A0B">
      <w:pPr>
        <w:pStyle w:val="Heading1"/>
        <w:jc w:val="both"/>
        <w:rPr>
          <w:rFonts w:ascii="Times New Roman" w:hAnsi="Times New Roman" w:cs="Times New Roman"/>
        </w:rPr>
      </w:pPr>
      <w:bookmarkStart w:id="139" w:name="_Toc238547723"/>
      <w:bookmarkStart w:id="140" w:name="_Toc238561757"/>
      <w:r w:rsidRPr="0074450A">
        <w:rPr>
          <w:rFonts w:ascii="Times New Roman" w:hAnsi="Times New Roman" w:cs="Times New Roman"/>
        </w:rPr>
        <w:t>2.5 System Sequence Diagrams (SSDs)</w:t>
      </w:r>
      <w:bookmarkEnd w:id="139"/>
      <w:bookmarkEnd w:id="140"/>
    </w:p>
    <w:p w14:paraId="6E4ACC68"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System Sequence Diagrams describe the interaction between an external actor and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for the main flow of a user-level use case. SSDs should focus on user-to-system messages and system responses rather than internal implementation details such as database queries, individual checking rules, or text-processing algorithms.</w:t>
      </w:r>
    </w:p>
    <w:p w14:paraId="4690A8EB"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SSDs are provided below for the major interactions listed in Section 2.4, including login, class and assignment management, UML modeling, Development Mode, Tutorial Mode, submission, assignment checking, teacher review, and viewing results.</w:t>
      </w:r>
    </w:p>
    <w:p w14:paraId="36AD1205"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For UC</w:t>
      </w:r>
      <w:proofErr w:type="gramStart"/>
      <w:r w:rsidRPr="0074450A">
        <w:rPr>
          <w:rFonts w:ascii="Times New Roman" w:hAnsi="Times New Roman" w:cs="Times New Roman"/>
        </w:rPr>
        <w:t>09  Check</w:t>
      </w:r>
      <w:proofErr w:type="gramEnd"/>
      <w:r w:rsidRPr="0074450A">
        <w:rPr>
          <w:rFonts w:ascii="Times New Roman" w:hAnsi="Times New Roman" w:cs="Times New Roman"/>
        </w:rPr>
        <w:t xml:space="preserve"> Assignment, the SSD shows the teacher starting the checking process and the system returning the generated checking and consistency results. Internal operations such as requirement text processing, rule execution, and consistency comparison are represented as system processing rather than separate actors.</w:t>
      </w:r>
    </w:p>
    <w:p w14:paraId="28990AB5" w14:textId="77777777" w:rsidR="005B1A0B" w:rsidRPr="0074450A" w:rsidRDefault="005B1A0B" w:rsidP="005B1A0B">
      <w:pPr>
        <w:rPr>
          <w:rFonts w:ascii="Times New Roman" w:hAnsi="Times New Roman" w:cs="Times New Roman"/>
        </w:rPr>
      </w:pPr>
    </w:p>
    <w:p w14:paraId="123C80C6" w14:textId="77777777" w:rsidR="005B1A0B" w:rsidRPr="0074450A" w:rsidRDefault="005B1A0B" w:rsidP="005B1A0B">
      <w:pPr>
        <w:rPr>
          <w:rFonts w:ascii="Times New Roman" w:hAnsi="Times New Roman" w:cs="Times New Roman"/>
        </w:rPr>
      </w:pPr>
    </w:p>
    <w:p w14:paraId="3624D631" w14:textId="77777777" w:rsidR="005B1A0B" w:rsidRPr="0074450A" w:rsidRDefault="005B1A0B" w:rsidP="005B1A0B">
      <w:pPr>
        <w:rPr>
          <w:rFonts w:ascii="Times New Roman" w:hAnsi="Times New Roman" w:cs="Times New Roman"/>
        </w:rPr>
      </w:pPr>
    </w:p>
    <w:p w14:paraId="3E39DA5C" w14:textId="77777777" w:rsidR="005B1A0B" w:rsidRPr="0074450A" w:rsidRDefault="005B1A0B" w:rsidP="005B1A0B">
      <w:pPr>
        <w:rPr>
          <w:rFonts w:ascii="Times New Roman" w:hAnsi="Times New Roman" w:cs="Times New Roman"/>
        </w:rPr>
      </w:pPr>
    </w:p>
    <w:p w14:paraId="4C7ADCFA" w14:textId="77777777" w:rsidR="005B1A0B" w:rsidRDefault="005B1A0B" w:rsidP="005B1A0B">
      <w:pPr>
        <w:rPr>
          <w:rFonts w:ascii="Times New Roman" w:hAnsi="Times New Roman" w:cs="Times New Roman"/>
        </w:rPr>
      </w:pPr>
    </w:p>
    <w:p w14:paraId="32711EC6" w14:textId="77777777" w:rsidR="00EB4CC6" w:rsidRPr="0074450A" w:rsidRDefault="00EB4CC6" w:rsidP="005B1A0B">
      <w:pPr>
        <w:rPr>
          <w:rFonts w:ascii="Times New Roman" w:hAnsi="Times New Roman" w:cs="Times New Roman"/>
        </w:rPr>
      </w:pPr>
    </w:p>
    <w:p w14:paraId="207C4FB2" w14:textId="77777777" w:rsidR="005B1A0B" w:rsidRPr="0074450A" w:rsidRDefault="005B1A0B" w:rsidP="005B1A0B">
      <w:pPr>
        <w:rPr>
          <w:rFonts w:ascii="Times New Roman" w:hAnsi="Times New Roman" w:cs="Times New Roman"/>
        </w:rPr>
      </w:pPr>
    </w:p>
    <w:p w14:paraId="5C0A1037" w14:textId="77777777" w:rsidR="005B1A0B" w:rsidRPr="0074450A" w:rsidRDefault="005B1A0B" w:rsidP="005B1A0B">
      <w:pPr>
        <w:rPr>
          <w:rFonts w:ascii="Times New Roman" w:hAnsi="Times New Roman" w:cs="Times New Roman"/>
          <w:b/>
          <w:iCs/>
          <w:sz w:val="32"/>
          <w:szCs w:val="32"/>
        </w:rPr>
      </w:pPr>
      <w:r w:rsidRPr="0074450A">
        <w:rPr>
          <w:rFonts w:ascii="Times New Roman" w:hAnsi="Times New Roman" w:cs="Times New Roman"/>
          <w:b/>
          <w:iCs/>
          <w:sz w:val="28"/>
          <w:szCs w:val="32"/>
        </w:rPr>
        <w:lastRenderedPageBreak/>
        <w:t>UC01: Login</w:t>
      </w:r>
    </w:p>
    <w:p w14:paraId="091D02CC"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drawing>
          <wp:inline distT="0" distB="0" distL="0" distR="0" wp14:anchorId="62564D78" wp14:editId="23E6EA29">
            <wp:extent cx="6271260" cy="2994660"/>
            <wp:effectExtent l="0" t="0" r="0" b="0"/>
            <wp:docPr id="860545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71260" cy="2994660"/>
                    </a:xfrm>
                    <a:prstGeom prst="rect">
                      <a:avLst/>
                    </a:prstGeom>
                    <a:noFill/>
                    <a:ln>
                      <a:noFill/>
                    </a:ln>
                  </pic:spPr>
                </pic:pic>
              </a:graphicData>
            </a:graphic>
          </wp:inline>
        </w:drawing>
      </w:r>
    </w:p>
    <w:p w14:paraId="39010668" w14:textId="77777777" w:rsidR="005B1A0B" w:rsidRPr="0074450A"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Figure 2.4.1 – System Sequence Diagram (SSD) for UC01: Login</w:t>
      </w:r>
    </w:p>
    <w:p w14:paraId="775F8364" w14:textId="77777777" w:rsidR="005B1A0B" w:rsidRPr="0074450A" w:rsidRDefault="005B1A0B" w:rsidP="005B1A0B">
      <w:pPr>
        <w:spacing w:after="240"/>
        <w:jc w:val="center"/>
        <w:rPr>
          <w:rFonts w:ascii="Times New Roman" w:hAnsi="Times New Roman" w:cs="Times New Roman"/>
          <w:b/>
          <w:i/>
          <w:color w:val="4F81BD"/>
          <w:sz w:val="20"/>
        </w:rPr>
      </w:pPr>
    </w:p>
    <w:p w14:paraId="26409BB3" w14:textId="77777777" w:rsidR="005B1A0B" w:rsidRPr="0074450A" w:rsidRDefault="005B1A0B" w:rsidP="005B1A0B">
      <w:pPr>
        <w:spacing w:after="240"/>
        <w:rPr>
          <w:rFonts w:ascii="Times New Roman" w:hAnsi="Times New Roman" w:cs="Times New Roman"/>
          <w:iCs/>
          <w:sz w:val="32"/>
          <w:szCs w:val="32"/>
        </w:rPr>
      </w:pPr>
      <w:r w:rsidRPr="0074450A">
        <w:rPr>
          <w:rFonts w:ascii="Times New Roman" w:hAnsi="Times New Roman" w:cs="Times New Roman"/>
          <w:b/>
          <w:iCs/>
          <w:sz w:val="28"/>
          <w:szCs w:val="32"/>
        </w:rPr>
        <w:t>UC02: Manage Class</w:t>
      </w:r>
    </w:p>
    <w:p w14:paraId="17A1EBFC"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drawing>
          <wp:inline distT="0" distB="0" distL="0" distR="0" wp14:anchorId="6CB1DA25" wp14:editId="7E0AA091">
            <wp:extent cx="6408420" cy="3162300"/>
            <wp:effectExtent l="0" t="0" r="0" b="0"/>
            <wp:docPr id="399673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08420" cy="3162300"/>
                    </a:xfrm>
                    <a:prstGeom prst="rect">
                      <a:avLst/>
                    </a:prstGeom>
                    <a:noFill/>
                    <a:ln>
                      <a:noFill/>
                    </a:ln>
                  </pic:spPr>
                </pic:pic>
              </a:graphicData>
            </a:graphic>
          </wp:inline>
        </w:drawing>
      </w:r>
    </w:p>
    <w:p w14:paraId="39E6E0BD" w14:textId="77777777" w:rsidR="005B1A0B" w:rsidRPr="0074450A"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Figure 2.4.2 – System Sequence Diagram (SSD) for UC02: Manage Class</w:t>
      </w:r>
    </w:p>
    <w:p w14:paraId="6948835B" w14:textId="77777777" w:rsidR="005B1A0B" w:rsidRPr="0074450A" w:rsidRDefault="005B1A0B" w:rsidP="005B1A0B">
      <w:pPr>
        <w:spacing w:after="240"/>
        <w:jc w:val="center"/>
        <w:rPr>
          <w:rFonts w:ascii="Times New Roman" w:hAnsi="Times New Roman" w:cs="Times New Roman"/>
          <w:b/>
          <w:i/>
          <w:color w:val="4F81BD"/>
          <w:sz w:val="20"/>
        </w:rPr>
      </w:pPr>
    </w:p>
    <w:p w14:paraId="1DE42BF4" w14:textId="77777777" w:rsidR="005B1A0B" w:rsidRPr="0074450A" w:rsidRDefault="005B1A0B" w:rsidP="005B1A0B">
      <w:pPr>
        <w:spacing w:after="240"/>
        <w:jc w:val="center"/>
        <w:rPr>
          <w:rFonts w:ascii="Times New Roman" w:hAnsi="Times New Roman" w:cs="Times New Roman"/>
          <w:b/>
          <w:i/>
          <w:color w:val="4F81BD"/>
          <w:sz w:val="20"/>
        </w:rPr>
      </w:pPr>
    </w:p>
    <w:p w14:paraId="5576E6B6" w14:textId="77777777" w:rsidR="005B1A0B" w:rsidRPr="0074450A" w:rsidRDefault="005B1A0B" w:rsidP="005B1A0B">
      <w:pPr>
        <w:spacing w:after="240"/>
        <w:rPr>
          <w:rFonts w:ascii="Times New Roman" w:hAnsi="Times New Roman" w:cs="Times New Roman"/>
          <w:iCs/>
          <w:sz w:val="32"/>
          <w:szCs w:val="32"/>
        </w:rPr>
      </w:pPr>
      <w:r w:rsidRPr="0074450A">
        <w:rPr>
          <w:rFonts w:ascii="Times New Roman" w:hAnsi="Times New Roman" w:cs="Times New Roman"/>
          <w:b/>
          <w:iCs/>
          <w:sz w:val="28"/>
          <w:szCs w:val="32"/>
        </w:rPr>
        <w:t>UC03: Manage Assignment</w:t>
      </w:r>
    </w:p>
    <w:p w14:paraId="4D7DC15D"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drawing>
          <wp:inline distT="0" distB="0" distL="0" distR="0" wp14:anchorId="78BEE6DD" wp14:editId="4EABA6CB">
            <wp:extent cx="6576060" cy="2956560"/>
            <wp:effectExtent l="0" t="0" r="0" b="0"/>
            <wp:docPr id="1514314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576060" cy="2956560"/>
                    </a:xfrm>
                    <a:prstGeom prst="rect">
                      <a:avLst/>
                    </a:prstGeom>
                    <a:noFill/>
                    <a:ln>
                      <a:noFill/>
                    </a:ln>
                  </pic:spPr>
                </pic:pic>
              </a:graphicData>
            </a:graphic>
          </wp:inline>
        </w:drawing>
      </w:r>
    </w:p>
    <w:p w14:paraId="6C6FE02E" w14:textId="77777777" w:rsidR="005B1A0B" w:rsidRPr="0074450A"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Figure 2.4.3 – System Sequence Diagram (SSD) for UC03: Manage Assignment</w:t>
      </w:r>
    </w:p>
    <w:p w14:paraId="1AF824EC" w14:textId="77777777" w:rsidR="005B1A0B" w:rsidRPr="0074450A" w:rsidRDefault="005B1A0B" w:rsidP="005B1A0B">
      <w:pPr>
        <w:spacing w:after="240"/>
        <w:rPr>
          <w:rFonts w:ascii="Times New Roman" w:hAnsi="Times New Roman" w:cs="Times New Roman"/>
          <w:iCs/>
          <w:sz w:val="32"/>
          <w:szCs w:val="32"/>
        </w:rPr>
      </w:pPr>
      <w:r w:rsidRPr="0074450A">
        <w:rPr>
          <w:rFonts w:ascii="Times New Roman" w:hAnsi="Times New Roman" w:cs="Times New Roman"/>
          <w:b/>
          <w:iCs/>
          <w:sz w:val="28"/>
          <w:szCs w:val="32"/>
        </w:rPr>
        <w:t>UC04: View Assignment</w:t>
      </w:r>
    </w:p>
    <w:p w14:paraId="3CAD2DE7"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drawing>
          <wp:inline distT="0" distB="0" distL="0" distR="0" wp14:anchorId="2A2A92FD" wp14:editId="3E55B433">
            <wp:extent cx="6324600" cy="2865120"/>
            <wp:effectExtent l="0" t="0" r="0" b="0"/>
            <wp:docPr id="17829448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24600" cy="2865120"/>
                    </a:xfrm>
                    <a:prstGeom prst="rect">
                      <a:avLst/>
                    </a:prstGeom>
                    <a:noFill/>
                    <a:ln>
                      <a:noFill/>
                    </a:ln>
                  </pic:spPr>
                </pic:pic>
              </a:graphicData>
            </a:graphic>
          </wp:inline>
        </w:drawing>
      </w:r>
    </w:p>
    <w:p w14:paraId="5AC6CB49" w14:textId="77777777" w:rsidR="005B1A0B" w:rsidRPr="0074450A"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Figure 2.4.4 – System Sequence Diagram (SSD) for UC04: View Assignment</w:t>
      </w:r>
    </w:p>
    <w:p w14:paraId="17719D98" w14:textId="77777777" w:rsidR="005B1A0B" w:rsidRPr="0074450A" w:rsidRDefault="005B1A0B" w:rsidP="005B1A0B">
      <w:pPr>
        <w:spacing w:after="240"/>
        <w:rPr>
          <w:rFonts w:ascii="Times New Roman" w:hAnsi="Times New Roman" w:cs="Times New Roman"/>
          <w:iCs/>
          <w:sz w:val="32"/>
          <w:szCs w:val="32"/>
        </w:rPr>
      </w:pPr>
      <w:r w:rsidRPr="0074450A">
        <w:rPr>
          <w:rFonts w:ascii="Times New Roman" w:hAnsi="Times New Roman" w:cs="Times New Roman"/>
          <w:b/>
          <w:iCs/>
          <w:sz w:val="28"/>
          <w:szCs w:val="32"/>
        </w:rPr>
        <w:t>UC05: Create and Edit UML Models</w:t>
      </w:r>
    </w:p>
    <w:p w14:paraId="7CB77D2C"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lastRenderedPageBreak/>
        <w:drawing>
          <wp:inline distT="0" distB="0" distL="0" distR="0" wp14:anchorId="78EEDC85" wp14:editId="7E8ECBE7">
            <wp:extent cx="5958840" cy="3345180"/>
            <wp:effectExtent l="0" t="0" r="3810" b="7620"/>
            <wp:docPr id="478737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58840" cy="3345180"/>
                    </a:xfrm>
                    <a:prstGeom prst="rect">
                      <a:avLst/>
                    </a:prstGeom>
                    <a:noFill/>
                    <a:ln>
                      <a:noFill/>
                    </a:ln>
                  </pic:spPr>
                </pic:pic>
              </a:graphicData>
            </a:graphic>
          </wp:inline>
        </w:drawing>
      </w:r>
    </w:p>
    <w:p w14:paraId="264A0097" w14:textId="77777777" w:rsidR="005B1A0B" w:rsidRPr="0074450A"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Figure 2.4.5 – System Sequence Diagram (SSD) for UC05: Create and Edit UML Models</w:t>
      </w:r>
    </w:p>
    <w:p w14:paraId="00056139" w14:textId="77777777" w:rsidR="005B1A0B" w:rsidRPr="0074450A" w:rsidRDefault="005B1A0B" w:rsidP="005B1A0B">
      <w:pPr>
        <w:spacing w:after="240"/>
        <w:rPr>
          <w:rFonts w:ascii="Times New Roman" w:hAnsi="Times New Roman" w:cs="Times New Roman"/>
          <w:sz w:val="32"/>
          <w:szCs w:val="32"/>
        </w:rPr>
      </w:pPr>
      <w:r w:rsidRPr="0074450A">
        <w:rPr>
          <w:rFonts w:ascii="Times New Roman" w:hAnsi="Times New Roman" w:cs="Times New Roman"/>
          <w:b/>
          <w:i/>
          <w:sz w:val="28"/>
          <w:szCs w:val="32"/>
        </w:rPr>
        <w:t>UC06: Use Development Mode</w:t>
      </w:r>
    </w:p>
    <w:p w14:paraId="696F7C4E"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drawing>
          <wp:inline distT="0" distB="0" distL="0" distR="0" wp14:anchorId="47316B35" wp14:editId="4DEAA7B2">
            <wp:extent cx="6362700" cy="3086100"/>
            <wp:effectExtent l="0" t="0" r="0" b="0"/>
            <wp:docPr id="818369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62700" cy="3086100"/>
                    </a:xfrm>
                    <a:prstGeom prst="rect">
                      <a:avLst/>
                    </a:prstGeom>
                    <a:noFill/>
                    <a:ln>
                      <a:noFill/>
                    </a:ln>
                  </pic:spPr>
                </pic:pic>
              </a:graphicData>
            </a:graphic>
          </wp:inline>
        </w:drawing>
      </w:r>
    </w:p>
    <w:p w14:paraId="7500A9CE" w14:textId="77777777" w:rsidR="005B1A0B" w:rsidRPr="0074450A"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Figure 2.4.6 – System Sequence Diagram (SSD) for UC06: Use Development Mode</w:t>
      </w:r>
    </w:p>
    <w:p w14:paraId="357F3A00" w14:textId="77777777" w:rsidR="005B1A0B" w:rsidRPr="0074450A" w:rsidRDefault="005B1A0B" w:rsidP="005B1A0B">
      <w:pPr>
        <w:spacing w:after="240"/>
        <w:jc w:val="center"/>
        <w:rPr>
          <w:rFonts w:ascii="Times New Roman" w:hAnsi="Times New Roman" w:cs="Times New Roman"/>
          <w:b/>
          <w:i/>
          <w:color w:val="4F81BD"/>
          <w:sz w:val="20"/>
        </w:rPr>
      </w:pPr>
    </w:p>
    <w:p w14:paraId="6CE0D6B5" w14:textId="77777777" w:rsidR="005B1A0B" w:rsidRPr="0074450A" w:rsidRDefault="005B1A0B" w:rsidP="005B1A0B">
      <w:pPr>
        <w:spacing w:after="240"/>
        <w:rPr>
          <w:rFonts w:ascii="Times New Roman" w:hAnsi="Times New Roman" w:cs="Times New Roman"/>
          <w:iCs/>
          <w:sz w:val="32"/>
          <w:szCs w:val="32"/>
        </w:rPr>
      </w:pPr>
      <w:r w:rsidRPr="0074450A">
        <w:rPr>
          <w:rFonts w:ascii="Times New Roman" w:hAnsi="Times New Roman" w:cs="Times New Roman"/>
          <w:b/>
          <w:iCs/>
          <w:sz w:val="28"/>
          <w:szCs w:val="32"/>
        </w:rPr>
        <w:t>UC07: Use Tutorial Mode</w:t>
      </w:r>
    </w:p>
    <w:p w14:paraId="0899CD40"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lastRenderedPageBreak/>
        <w:drawing>
          <wp:inline distT="0" distB="0" distL="0" distR="0" wp14:anchorId="3E303088" wp14:editId="59C29537">
            <wp:extent cx="6256020" cy="3444240"/>
            <wp:effectExtent l="0" t="0" r="0" b="3810"/>
            <wp:docPr id="10312033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56020" cy="3444240"/>
                    </a:xfrm>
                    <a:prstGeom prst="rect">
                      <a:avLst/>
                    </a:prstGeom>
                    <a:noFill/>
                    <a:ln>
                      <a:noFill/>
                    </a:ln>
                  </pic:spPr>
                </pic:pic>
              </a:graphicData>
            </a:graphic>
          </wp:inline>
        </w:drawing>
      </w:r>
    </w:p>
    <w:p w14:paraId="0F63CE85" w14:textId="77777777" w:rsidR="005B1A0B" w:rsidRPr="0074450A"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Figure 2.4.7 – System Sequence Diagram (SSD) for UC07: Use Tutorial Mode</w:t>
      </w:r>
    </w:p>
    <w:p w14:paraId="02F675A0" w14:textId="77777777" w:rsidR="005B1A0B" w:rsidRPr="0074450A" w:rsidRDefault="005B1A0B" w:rsidP="005B1A0B">
      <w:pPr>
        <w:spacing w:after="240"/>
        <w:rPr>
          <w:rFonts w:ascii="Times New Roman" w:hAnsi="Times New Roman" w:cs="Times New Roman"/>
          <w:iCs/>
          <w:sz w:val="32"/>
          <w:szCs w:val="32"/>
        </w:rPr>
      </w:pPr>
      <w:r w:rsidRPr="0074450A">
        <w:rPr>
          <w:rFonts w:ascii="Times New Roman" w:hAnsi="Times New Roman" w:cs="Times New Roman"/>
          <w:b/>
          <w:iCs/>
          <w:sz w:val="28"/>
          <w:szCs w:val="32"/>
        </w:rPr>
        <w:t>UC08: Submit Assignment</w:t>
      </w:r>
    </w:p>
    <w:p w14:paraId="440B1C2B"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drawing>
          <wp:inline distT="0" distB="0" distL="0" distR="0" wp14:anchorId="18E34795" wp14:editId="623DE87B">
            <wp:extent cx="6080760" cy="3238500"/>
            <wp:effectExtent l="0" t="0" r="0" b="0"/>
            <wp:docPr id="8886551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80760" cy="3238500"/>
                    </a:xfrm>
                    <a:prstGeom prst="rect">
                      <a:avLst/>
                    </a:prstGeom>
                    <a:noFill/>
                    <a:ln>
                      <a:noFill/>
                    </a:ln>
                  </pic:spPr>
                </pic:pic>
              </a:graphicData>
            </a:graphic>
          </wp:inline>
        </w:drawing>
      </w:r>
    </w:p>
    <w:p w14:paraId="79447B6E" w14:textId="77777777" w:rsidR="005B1A0B" w:rsidRPr="0074450A"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Figure 2.4.8 – System Sequence Diagram (SSD) for UC08: Submit Assignment</w:t>
      </w:r>
    </w:p>
    <w:p w14:paraId="53402BB0" w14:textId="77777777" w:rsidR="005B1A0B" w:rsidRPr="0074450A" w:rsidRDefault="005B1A0B" w:rsidP="005B1A0B">
      <w:pPr>
        <w:spacing w:after="240"/>
        <w:rPr>
          <w:rFonts w:ascii="Times New Roman" w:hAnsi="Times New Roman" w:cs="Times New Roman"/>
          <w:iCs/>
          <w:sz w:val="32"/>
          <w:szCs w:val="32"/>
        </w:rPr>
      </w:pPr>
      <w:r w:rsidRPr="0074450A">
        <w:rPr>
          <w:rFonts w:ascii="Times New Roman" w:hAnsi="Times New Roman" w:cs="Times New Roman"/>
          <w:b/>
          <w:iCs/>
          <w:sz w:val="28"/>
          <w:szCs w:val="32"/>
        </w:rPr>
        <w:t>UC09: Check Assignment</w:t>
      </w:r>
    </w:p>
    <w:p w14:paraId="5FD8DB2C"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lastRenderedPageBreak/>
        <w:drawing>
          <wp:inline distT="0" distB="0" distL="0" distR="0" wp14:anchorId="7C0CB037" wp14:editId="0DD11FA6">
            <wp:extent cx="6316980" cy="3048000"/>
            <wp:effectExtent l="0" t="0" r="7620" b="0"/>
            <wp:docPr id="10258520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16980" cy="3048000"/>
                    </a:xfrm>
                    <a:prstGeom prst="rect">
                      <a:avLst/>
                    </a:prstGeom>
                    <a:noFill/>
                    <a:ln>
                      <a:noFill/>
                    </a:ln>
                  </pic:spPr>
                </pic:pic>
              </a:graphicData>
            </a:graphic>
          </wp:inline>
        </w:drawing>
      </w:r>
    </w:p>
    <w:p w14:paraId="1D5D17D4" w14:textId="77777777" w:rsidR="005B1A0B" w:rsidRPr="0074450A"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Figure 2.4.9 – System Sequence Diagram (SSD) for UC09: Check Assignment</w:t>
      </w:r>
    </w:p>
    <w:p w14:paraId="1767E8A0" w14:textId="77777777" w:rsidR="005B1A0B" w:rsidRPr="0074450A" w:rsidRDefault="005B1A0B" w:rsidP="005B1A0B">
      <w:pPr>
        <w:spacing w:after="240"/>
        <w:rPr>
          <w:rFonts w:ascii="Times New Roman" w:hAnsi="Times New Roman" w:cs="Times New Roman"/>
          <w:iCs/>
          <w:sz w:val="32"/>
          <w:szCs w:val="32"/>
        </w:rPr>
      </w:pPr>
      <w:r w:rsidRPr="0074450A">
        <w:rPr>
          <w:rFonts w:ascii="Times New Roman" w:hAnsi="Times New Roman" w:cs="Times New Roman"/>
          <w:b/>
          <w:iCs/>
          <w:sz w:val="28"/>
          <w:szCs w:val="32"/>
        </w:rPr>
        <w:t>UC10: Review Submission</w:t>
      </w:r>
    </w:p>
    <w:p w14:paraId="0853F5FB"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drawing>
          <wp:inline distT="0" distB="0" distL="0" distR="0" wp14:anchorId="2AB7EBE9" wp14:editId="6CE223DB">
            <wp:extent cx="6423660" cy="3383280"/>
            <wp:effectExtent l="0" t="0" r="0" b="7620"/>
            <wp:docPr id="1722125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23660" cy="3383280"/>
                    </a:xfrm>
                    <a:prstGeom prst="rect">
                      <a:avLst/>
                    </a:prstGeom>
                    <a:noFill/>
                    <a:ln>
                      <a:noFill/>
                    </a:ln>
                  </pic:spPr>
                </pic:pic>
              </a:graphicData>
            </a:graphic>
          </wp:inline>
        </w:drawing>
      </w:r>
    </w:p>
    <w:p w14:paraId="181045F9" w14:textId="77777777" w:rsidR="005B1A0B" w:rsidRPr="0074450A"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Figure 2.4.10 – System Sequence Diagram (SSD) for UC10: Review Submission</w:t>
      </w:r>
    </w:p>
    <w:p w14:paraId="4359263E" w14:textId="77777777" w:rsidR="005B1A0B" w:rsidRPr="0074450A" w:rsidRDefault="005B1A0B" w:rsidP="005B1A0B">
      <w:pPr>
        <w:spacing w:after="240"/>
        <w:jc w:val="center"/>
        <w:rPr>
          <w:rFonts w:ascii="Times New Roman" w:hAnsi="Times New Roman" w:cs="Times New Roman"/>
          <w:b/>
          <w:i/>
          <w:color w:val="4F81BD"/>
          <w:sz w:val="20"/>
        </w:rPr>
      </w:pPr>
    </w:p>
    <w:p w14:paraId="4E1CE89F" w14:textId="77777777" w:rsidR="005B1A0B" w:rsidRPr="0074450A" w:rsidRDefault="005B1A0B" w:rsidP="005B1A0B">
      <w:pPr>
        <w:spacing w:after="240"/>
        <w:rPr>
          <w:rFonts w:ascii="Times New Roman" w:hAnsi="Times New Roman" w:cs="Times New Roman"/>
          <w:iCs/>
          <w:sz w:val="32"/>
          <w:szCs w:val="32"/>
        </w:rPr>
      </w:pPr>
      <w:r w:rsidRPr="0074450A">
        <w:rPr>
          <w:rFonts w:ascii="Times New Roman" w:hAnsi="Times New Roman" w:cs="Times New Roman"/>
          <w:b/>
          <w:iCs/>
          <w:sz w:val="28"/>
          <w:szCs w:val="32"/>
        </w:rPr>
        <w:t>UC11: View Results and Feedback</w:t>
      </w:r>
    </w:p>
    <w:p w14:paraId="4614FC45"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lastRenderedPageBreak/>
        <w:drawing>
          <wp:inline distT="0" distB="0" distL="0" distR="0" wp14:anchorId="3A867D13" wp14:editId="547906C3">
            <wp:extent cx="6126480" cy="2872740"/>
            <wp:effectExtent l="0" t="0" r="7620" b="3810"/>
            <wp:docPr id="1009211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26480" cy="2872740"/>
                    </a:xfrm>
                    <a:prstGeom prst="rect">
                      <a:avLst/>
                    </a:prstGeom>
                    <a:noFill/>
                    <a:ln>
                      <a:noFill/>
                    </a:ln>
                  </pic:spPr>
                </pic:pic>
              </a:graphicData>
            </a:graphic>
          </wp:inline>
        </w:drawing>
      </w:r>
    </w:p>
    <w:p w14:paraId="2E1EBB1C" w14:textId="77777777" w:rsidR="005B1A0B" w:rsidRPr="0074450A" w:rsidRDefault="005B1A0B" w:rsidP="005B1A0B">
      <w:pPr>
        <w:spacing w:after="240"/>
        <w:jc w:val="center"/>
        <w:rPr>
          <w:rFonts w:ascii="Times New Roman" w:hAnsi="Times New Roman" w:cs="Times New Roman"/>
        </w:rPr>
      </w:pPr>
      <w:r w:rsidRPr="0074450A">
        <w:rPr>
          <w:rFonts w:ascii="Times New Roman" w:hAnsi="Times New Roman" w:cs="Times New Roman"/>
          <w:b/>
          <w:i/>
          <w:color w:val="4F81BD"/>
          <w:sz w:val="20"/>
        </w:rPr>
        <w:t>Figure 2.4.11 – System Sequence Diagram (SSD) for UC11: View Results and Feedback</w:t>
      </w:r>
    </w:p>
    <w:p w14:paraId="6BFCE50E" w14:textId="77777777" w:rsidR="005B1A0B" w:rsidRPr="0074450A" w:rsidRDefault="005B1A0B" w:rsidP="005B1A0B">
      <w:pPr>
        <w:pStyle w:val="Heading1"/>
        <w:rPr>
          <w:rFonts w:ascii="Times New Roman" w:hAnsi="Times New Roman" w:cs="Times New Roman"/>
        </w:rPr>
      </w:pPr>
      <w:bookmarkStart w:id="141" w:name="_Toc238547724"/>
      <w:bookmarkStart w:id="142" w:name="_Toc238561758"/>
      <w:r w:rsidRPr="0074450A">
        <w:rPr>
          <w:rFonts w:ascii="Times New Roman" w:hAnsi="Times New Roman" w:cs="Times New Roman"/>
        </w:rPr>
        <w:t>2.6 Data Flow Diagram (DFD)</w:t>
      </w:r>
      <w:bookmarkEnd w:id="141"/>
      <w:bookmarkEnd w:id="142"/>
    </w:p>
    <w:p w14:paraId="5FEC39A7" w14:textId="77777777" w:rsidR="005B1A0B" w:rsidRPr="0074450A" w:rsidRDefault="005B1A0B" w:rsidP="005B1A0B">
      <w:pPr>
        <w:pStyle w:val="Heading2"/>
        <w:rPr>
          <w:rFonts w:ascii="Times New Roman" w:hAnsi="Times New Roman" w:cs="Times New Roman"/>
        </w:rPr>
      </w:pPr>
      <w:bookmarkStart w:id="143" w:name="_Toc238547725"/>
      <w:bookmarkStart w:id="144" w:name="_Toc238561759"/>
      <w:r w:rsidRPr="0074450A">
        <w:rPr>
          <w:rFonts w:ascii="Times New Roman" w:hAnsi="Times New Roman" w:cs="Times New Roman"/>
        </w:rPr>
        <w:t xml:space="preserve">2.6.1 Level </w:t>
      </w:r>
      <w:proofErr w:type="gramStart"/>
      <w:r w:rsidRPr="0074450A">
        <w:rPr>
          <w:rFonts w:ascii="Times New Roman" w:hAnsi="Times New Roman" w:cs="Times New Roman"/>
        </w:rPr>
        <w:t>0  Context</w:t>
      </w:r>
      <w:proofErr w:type="gramEnd"/>
      <w:r w:rsidRPr="0074450A">
        <w:rPr>
          <w:rFonts w:ascii="Times New Roman" w:hAnsi="Times New Roman" w:cs="Times New Roman"/>
        </w:rPr>
        <w:t xml:space="preserve"> Diagram</w:t>
      </w:r>
      <w:bookmarkEnd w:id="143"/>
      <w:bookmarkEnd w:id="144"/>
    </w:p>
    <w:p w14:paraId="046CA758" w14:textId="239F7A4D" w:rsidR="005B1A0B" w:rsidRPr="0074450A" w:rsidRDefault="00EB4CC6" w:rsidP="005B1A0B">
      <w:pPr>
        <w:rPr>
          <w:rFonts w:ascii="Times New Roman" w:hAnsi="Times New Roman" w:cs="Times New Roman"/>
        </w:rPr>
      </w:pPr>
      <w:r>
        <w:rPr>
          <w:noProof/>
        </w:rPr>
        <w:drawing>
          <wp:inline distT="0" distB="0" distL="0" distR="0" wp14:anchorId="01FEA9E3" wp14:editId="7D8E4725">
            <wp:extent cx="6195060" cy="2237105"/>
            <wp:effectExtent l="0" t="0" r="0" b="0"/>
            <wp:docPr id="1744225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95060" cy="2237105"/>
                    </a:xfrm>
                    <a:prstGeom prst="rect">
                      <a:avLst/>
                    </a:prstGeom>
                    <a:noFill/>
                    <a:ln>
                      <a:noFill/>
                    </a:ln>
                  </pic:spPr>
                </pic:pic>
              </a:graphicData>
            </a:graphic>
          </wp:inline>
        </w:drawing>
      </w:r>
    </w:p>
    <w:p w14:paraId="575C8F1E" w14:textId="77777777" w:rsidR="005B1A0B" w:rsidRPr="0074450A" w:rsidRDefault="005B1A0B" w:rsidP="005B1A0B">
      <w:pPr>
        <w:spacing w:before="200" w:after="80"/>
        <w:jc w:val="center"/>
        <w:rPr>
          <w:rFonts w:ascii="Times New Roman" w:hAnsi="Times New Roman" w:cs="Times New Roman"/>
        </w:rPr>
      </w:pPr>
    </w:p>
    <w:p w14:paraId="14EB5BED" w14:textId="77777777" w:rsidR="005B1A0B" w:rsidRPr="0074450A" w:rsidRDefault="005B1A0B" w:rsidP="005B1A0B">
      <w:pPr>
        <w:spacing w:after="240"/>
        <w:jc w:val="center"/>
        <w:rPr>
          <w:rFonts w:ascii="Times New Roman" w:hAnsi="Times New Roman" w:cs="Times New Roman"/>
        </w:rPr>
      </w:pPr>
      <w:r w:rsidRPr="0074450A">
        <w:rPr>
          <w:rFonts w:ascii="Times New Roman" w:hAnsi="Times New Roman" w:cs="Times New Roman"/>
          <w:b/>
          <w:i/>
          <w:color w:val="4F81BD"/>
          <w:sz w:val="20"/>
        </w:rPr>
        <w:t>Figure 2.2 – Data Flow Diagram Level 0 (Context Diagram)</w:t>
      </w:r>
    </w:p>
    <w:p w14:paraId="24324766" w14:textId="77777777" w:rsidR="005B1A0B" w:rsidRPr="0074450A" w:rsidRDefault="005B1A0B" w:rsidP="005B1A0B">
      <w:pPr>
        <w:rPr>
          <w:rFonts w:ascii="Times New Roman" w:hAnsi="Times New Roman" w:cs="Times New Roman"/>
        </w:rPr>
      </w:pPr>
      <w:r w:rsidRPr="0074450A">
        <w:rPr>
          <w:rFonts w:ascii="Times New Roman" w:hAnsi="Times New Roman" w:cs="Times New Roman"/>
        </w:rPr>
        <w:t xml:space="preserve">At the context level,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is represented as the central system with Student and Teacher as the main external entities. Students provide authentication information, assignment requests, UML work, tutorial interactions, and submissions, and receive assignment information, tutorial guidance, checking results, feedback, and other available information. Teachers provide class and assignment information, requirement or case-study text, checking requests, and </w:t>
      </w:r>
      <w:proofErr w:type="gramStart"/>
      <w:r w:rsidRPr="0074450A">
        <w:rPr>
          <w:rFonts w:ascii="Times New Roman" w:hAnsi="Times New Roman" w:cs="Times New Roman"/>
        </w:rPr>
        <w:t>review</w:t>
      </w:r>
      <w:proofErr w:type="gramEnd"/>
      <w:r w:rsidRPr="0074450A">
        <w:rPr>
          <w:rFonts w:ascii="Times New Roman" w:hAnsi="Times New Roman" w:cs="Times New Roman"/>
        </w:rPr>
        <w:t xml:space="preserve"> information, and </w:t>
      </w:r>
      <w:proofErr w:type="gramStart"/>
      <w:r w:rsidRPr="0074450A">
        <w:rPr>
          <w:rFonts w:ascii="Times New Roman" w:hAnsi="Times New Roman" w:cs="Times New Roman"/>
        </w:rPr>
        <w:t>receive</w:t>
      </w:r>
      <w:proofErr w:type="gramEnd"/>
      <w:r w:rsidRPr="0074450A">
        <w:rPr>
          <w:rFonts w:ascii="Times New Roman" w:hAnsi="Times New Roman" w:cs="Times New Roman"/>
        </w:rPr>
        <w:t xml:space="preserve"> student submissions and checking results.</w:t>
      </w:r>
    </w:p>
    <w:p w14:paraId="37E9E5A7" w14:textId="77777777" w:rsidR="005B1A0B" w:rsidRDefault="005B1A0B" w:rsidP="005B1A0B">
      <w:pPr>
        <w:pStyle w:val="Heading2"/>
        <w:rPr>
          <w:ins w:id="145" w:author="Onaiza Maqbool" w:date="2026-08-26T16:28:00Z" w16du:dateUtc="2026-08-26T11:28:00Z"/>
          <w:rFonts w:ascii="Times New Roman" w:hAnsi="Times New Roman" w:cs="Times New Roman"/>
        </w:rPr>
      </w:pPr>
      <w:bookmarkStart w:id="146" w:name="_Toc238547726"/>
      <w:bookmarkStart w:id="147" w:name="_Toc238561760"/>
      <w:r w:rsidRPr="0074450A">
        <w:rPr>
          <w:rFonts w:ascii="Times New Roman" w:hAnsi="Times New Roman" w:cs="Times New Roman"/>
        </w:rPr>
        <w:lastRenderedPageBreak/>
        <w:t>2.6.2 Level 1 Main Processes</w:t>
      </w:r>
      <w:bookmarkEnd w:id="146"/>
      <w:bookmarkEnd w:id="147"/>
    </w:p>
    <w:p w14:paraId="6F63C2F5" w14:textId="0600228F" w:rsidR="00E27B28" w:rsidRPr="00E27B28" w:rsidRDefault="00E27B28" w:rsidP="00E27B28">
      <w:pPr>
        <w:rPr>
          <w:rPrChange w:id="148" w:author="Onaiza Maqbool" w:date="2026-08-26T16:28:00Z" w16du:dateUtc="2026-08-26T11:28:00Z">
            <w:rPr>
              <w:rFonts w:ascii="Times New Roman" w:hAnsi="Times New Roman" w:cs="Times New Roman"/>
            </w:rPr>
          </w:rPrChange>
        </w:rPr>
        <w:pPrChange w:id="149" w:author="Onaiza Maqbool" w:date="2026-08-26T16:28:00Z" w16du:dateUtc="2026-08-26T11:28:00Z">
          <w:pPr>
            <w:pStyle w:val="Heading2"/>
          </w:pPr>
        </w:pPrChange>
      </w:pPr>
      <w:ins w:id="150" w:author="Onaiza Maqbool" w:date="2026-08-26T16:28:00Z" w16du:dateUtc="2026-08-26T11:28:00Z">
        <w:r>
          <w:t xml:space="preserve">Flows are named as processes, and store notation should be different </w:t>
        </w:r>
        <w:proofErr w:type="gramStart"/>
        <w:r>
          <w:t>from  external</w:t>
        </w:r>
        <w:proofErr w:type="gramEnd"/>
        <w:r>
          <w:t xml:space="preserve"> entity notation</w:t>
        </w:r>
      </w:ins>
    </w:p>
    <w:p w14:paraId="231C0A17" w14:textId="77777777" w:rsidR="005B1A0B" w:rsidRPr="0074450A" w:rsidRDefault="005B1A0B" w:rsidP="005B1A0B">
      <w:pPr>
        <w:rPr>
          <w:rFonts w:ascii="Times New Roman" w:hAnsi="Times New Roman" w:cs="Times New Roman"/>
        </w:rPr>
      </w:pPr>
      <w:r w:rsidRPr="0074450A">
        <w:rPr>
          <w:rFonts w:ascii="Times New Roman" w:hAnsi="Times New Roman" w:cs="Times New Roman"/>
          <w:noProof/>
        </w:rPr>
        <w:drawing>
          <wp:inline distT="0" distB="0" distL="0" distR="0" wp14:anchorId="44597D89" wp14:editId="3831D77F">
            <wp:extent cx="6675120" cy="4168140"/>
            <wp:effectExtent l="0" t="0" r="0" b="3810"/>
            <wp:docPr id="43995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75120" cy="4168140"/>
                    </a:xfrm>
                    <a:prstGeom prst="rect">
                      <a:avLst/>
                    </a:prstGeom>
                    <a:noFill/>
                    <a:ln>
                      <a:noFill/>
                    </a:ln>
                  </pic:spPr>
                </pic:pic>
              </a:graphicData>
            </a:graphic>
          </wp:inline>
        </w:drawing>
      </w:r>
    </w:p>
    <w:p w14:paraId="05BBE6B5" w14:textId="77777777" w:rsidR="005B1A0B" w:rsidRPr="0074450A" w:rsidRDefault="005B1A0B" w:rsidP="005B1A0B">
      <w:pPr>
        <w:spacing w:before="200" w:after="80"/>
        <w:jc w:val="center"/>
        <w:rPr>
          <w:rFonts w:ascii="Times New Roman" w:hAnsi="Times New Roman" w:cs="Times New Roman"/>
        </w:rPr>
      </w:pPr>
    </w:p>
    <w:p w14:paraId="148E52C5" w14:textId="77777777" w:rsidR="005B1A0B" w:rsidRPr="0074450A" w:rsidRDefault="005B1A0B" w:rsidP="005B1A0B">
      <w:pPr>
        <w:spacing w:after="240"/>
        <w:jc w:val="center"/>
        <w:rPr>
          <w:rFonts w:ascii="Times New Roman" w:hAnsi="Times New Roman" w:cs="Times New Roman"/>
        </w:rPr>
      </w:pPr>
      <w:r w:rsidRPr="0074450A">
        <w:rPr>
          <w:rFonts w:ascii="Times New Roman" w:hAnsi="Times New Roman" w:cs="Times New Roman"/>
          <w:b/>
          <w:i/>
          <w:color w:val="4F81BD"/>
          <w:sz w:val="20"/>
        </w:rPr>
        <w:t>Figure 2.3a – Data Flow Diagram Level 1, Part A (Modeling, Tutorial, and Submission)</w:t>
      </w:r>
    </w:p>
    <w:p w14:paraId="330A1F11"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Authentication and Role Management: handles user authentication and role-based access.</w:t>
      </w:r>
    </w:p>
    <w:p w14:paraId="26569E4D"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Class and Assignment Management: stores and manages classes, assignments, and assignment requirements.</w:t>
      </w:r>
    </w:p>
    <w:p w14:paraId="6403C29E"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UML Modeling: receives diagram edits and stores the five UML artifact types.</w:t>
      </w:r>
    </w:p>
    <w:p w14:paraId="7F4E0EA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Tutorial Support: provides step-by-step tutorial activities and correction.</w:t>
      </w:r>
    </w:p>
    <w:p w14:paraId="7094DBAE"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Submission: stores completed student work for teacher review.</w:t>
      </w:r>
    </w:p>
    <w:p w14:paraId="19BC9946"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Automated and Consistency Checking: processes submitted UML artifacts, </w:t>
      </w:r>
      <w:proofErr w:type="gramStart"/>
      <w:r w:rsidRPr="0074450A">
        <w:rPr>
          <w:rFonts w:ascii="Times New Roman" w:hAnsi="Times New Roman" w:cs="Times New Roman"/>
        </w:rPr>
        <w:t>applies</w:t>
      </w:r>
      <w:proofErr w:type="gramEnd"/>
      <w:r w:rsidRPr="0074450A">
        <w:rPr>
          <w:rFonts w:ascii="Times New Roman" w:hAnsi="Times New Roman" w:cs="Times New Roman"/>
        </w:rPr>
        <w:t xml:space="preserve"> checking rules, performs semantic matching between related artifacts, and generates checking results.</w:t>
      </w:r>
    </w:p>
    <w:p w14:paraId="7350DE08"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Teacher Review and Feedback: stores </w:t>
      </w:r>
      <w:proofErr w:type="gramStart"/>
      <w:r w:rsidRPr="0074450A">
        <w:rPr>
          <w:rFonts w:ascii="Times New Roman" w:hAnsi="Times New Roman" w:cs="Times New Roman"/>
        </w:rPr>
        <w:t>teacher</w:t>
      </w:r>
      <w:proofErr w:type="gramEnd"/>
      <w:r w:rsidRPr="0074450A">
        <w:rPr>
          <w:rFonts w:ascii="Times New Roman" w:hAnsi="Times New Roman" w:cs="Times New Roman"/>
        </w:rPr>
        <w:t xml:space="preserve"> review information and </w:t>
      </w:r>
      <w:proofErr w:type="gramStart"/>
      <w:r w:rsidRPr="0074450A">
        <w:rPr>
          <w:rFonts w:ascii="Times New Roman" w:hAnsi="Times New Roman" w:cs="Times New Roman"/>
        </w:rPr>
        <w:t>makes</w:t>
      </w:r>
      <w:proofErr w:type="gramEnd"/>
      <w:r w:rsidRPr="0074450A">
        <w:rPr>
          <w:rFonts w:ascii="Times New Roman" w:hAnsi="Times New Roman" w:cs="Times New Roman"/>
        </w:rPr>
        <w:t xml:space="preserve"> available results or feedback accessible to the student.</w:t>
      </w:r>
    </w:p>
    <w:p w14:paraId="0062BD50"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lastRenderedPageBreak/>
        <w:drawing>
          <wp:inline distT="0" distB="0" distL="0" distR="0" wp14:anchorId="6B24FE19" wp14:editId="0534F28E">
            <wp:extent cx="6522720" cy="3688080"/>
            <wp:effectExtent l="0" t="0" r="0" b="7620"/>
            <wp:docPr id="951937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22720" cy="3688080"/>
                    </a:xfrm>
                    <a:prstGeom prst="rect">
                      <a:avLst/>
                    </a:prstGeom>
                    <a:noFill/>
                    <a:ln>
                      <a:noFill/>
                    </a:ln>
                  </pic:spPr>
                </pic:pic>
              </a:graphicData>
            </a:graphic>
          </wp:inline>
        </w:drawing>
      </w:r>
    </w:p>
    <w:p w14:paraId="670568D2" w14:textId="77777777" w:rsidR="005B1A0B" w:rsidRPr="0074450A" w:rsidRDefault="005B1A0B" w:rsidP="005B1A0B">
      <w:pPr>
        <w:spacing w:after="240"/>
        <w:jc w:val="center"/>
        <w:rPr>
          <w:rFonts w:ascii="Times New Roman" w:hAnsi="Times New Roman" w:cs="Times New Roman"/>
        </w:rPr>
      </w:pPr>
      <w:r w:rsidRPr="0074450A">
        <w:rPr>
          <w:rFonts w:ascii="Times New Roman" w:hAnsi="Times New Roman" w:cs="Times New Roman"/>
          <w:b/>
          <w:i/>
          <w:color w:val="4F81BD"/>
          <w:sz w:val="20"/>
        </w:rPr>
        <w:t>Figure 2.3b – Data Flow Diagram Level 1, Part B (Automated Checking and Teacher Review)</w:t>
      </w:r>
    </w:p>
    <w:p w14:paraId="55933A6C" w14:textId="77777777" w:rsidR="005B1A0B" w:rsidRPr="0074450A" w:rsidRDefault="005B1A0B" w:rsidP="005B1A0B">
      <w:pPr>
        <w:pStyle w:val="Heading2"/>
        <w:rPr>
          <w:rFonts w:ascii="Times New Roman" w:hAnsi="Times New Roman" w:cs="Times New Roman"/>
        </w:rPr>
      </w:pPr>
      <w:bookmarkStart w:id="151" w:name="_Toc238547727"/>
      <w:bookmarkStart w:id="152" w:name="_Toc238561761"/>
      <w:r w:rsidRPr="0074450A">
        <w:rPr>
          <w:rFonts w:ascii="Times New Roman" w:hAnsi="Times New Roman" w:cs="Times New Roman"/>
        </w:rPr>
        <w:t>2.6.3 Checking Data Flow</w:t>
      </w:r>
      <w:bookmarkEnd w:id="151"/>
      <w:bookmarkEnd w:id="152"/>
    </w:p>
    <w:p w14:paraId="0C352C4F" w14:textId="77777777" w:rsidR="005B1A0B" w:rsidRPr="0074450A" w:rsidRDefault="005B1A0B" w:rsidP="005B1A0B">
      <w:pPr>
        <w:rPr>
          <w:rFonts w:ascii="Times New Roman" w:hAnsi="Times New Roman" w:cs="Times New Roman"/>
        </w:rPr>
      </w:pPr>
      <w:r w:rsidRPr="0074450A">
        <w:rPr>
          <w:rFonts w:ascii="Times New Roman" w:hAnsi="Times New Roman" w:cs="Times New Roman"/>
        </w:rPr>
        <w:t>The checking process compares a student's own UML artifacts against one another rather than parsing free-text requirements. The flow is: submitted UML artifacts (Use Case Diagram, Use Case Description, SSD, Class Diagram, Sequence Diagram) -&gt; text-processing and semantic-matching techniques applied between related artifacts -&gt; automated checking and consistency checking -&gt; checking results and report.</w:t>
      </w:r>
    </w:p>
    <w:p w14:paraId="6EF19BD4" w14:textId="77777777" w:rsidR="005B1A0B" w:rsidRPr="0074450A" w:rsidRDefault="005B1A0B" w:rsidP="005B1A0B">
      <w:pPr>
        <w:pStyle w:val="Heading1"/>
        <w:rPr>
          <w:rFonts w:ascii="Times New Roman" w:hAnsi="Times New Roman" w:cs="Times New Roman"/>
        </w:rPr>
      </w:pPr>
      <w:bookmarkStart w:id="153" w:name="_Toc238547728"/>
      <w:bookmarkStart w:id="154" w:name="_Toc238561762"/>
      <w:r w:rsidRPr="0074450A">
        <w:rPr>
          <w:rFonts w:ascii="Times New Roman" w:hAnsi="Times New Roman" w:cs="Times New Roman"/>
        </w:rPr>
        <w:t>2.7 Data Requirements</w:t>
      </w:r>
      <w:bookmarkEnd w:id="153"/>
      <w:bookmarkEnd w:id="154"/>
    </w:p>
    <w:p w14:paraId="45F3F8A5" w14:textId="77777777" w:rsidR="005B1A0B" w:rsidRPr="0074450A" w:rsidRDefault="005B1A0B" w:rsidP="005B1A0B">
      <w:pPr>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shall store the information required to support users, classes, assignments, UML artifacts, submissions, checking results, evaluations, notifications, and other implemented system operations. The detailed database structure and relationships are described in Chapter 3.</w:t>
      </w:r>
    </w:p>
    <w:p w14:paraId="3B96A9AF" w14:textId="77777777" w:rsidR="005B1A0B" w:rsidRDefault="005B1A0B" w:rsidP="005B1A0B">
      <w:pPr>
        <w:rPr>
          <w:rFonts w:ascii="Times New Roman" w:hAnsi="Times New Roman" w:cs="Times New Roman"/>
        </w:rPr>
      </w:pPr>
    </w:p>
    <w:p w14:paraId="251221A6" w14:textId="77777777" w:rsidR="00EB4CC6" w:rsidRDefault="00EB4CC6" w:rsidP="005B1A0B">
      <w:pPr>
        <w:rPr>
          <w:rFonts w:ascii="Times New Roman" w:hAnsi="Times New Roman" w:cs="Times New Roman"/>
        </w:rPr>
      </w:pPr>
    </w:p>
    <w:p w14:paraId="2AD41C75" w14:textId="77777777" w:rsidR="00EB4CC6" w:rsidRDefault="00EB4CC6" w:rsidP="005B1A0B">
      <w:pPr>
        <w:rPr>
          <w:rFonts w:ascii="Times New Roman" w:hAnsi="Times New Roman" w:cs="Times New Roman"/>
        </w:rPr>
      </w:pPr>
    </w:p>
    <w:p w14:paraId="1E7350DE" w14:textId="77777777" w:rsidR="00EB4CC6" w:rsidRPr="0074450A" w:rsidRDefault="00EB4CC6" w:rsidP="005B1A0B">
      <w:pPr>
        <w:rPr>
          <w:rFonts w:ascii="Times New Roman" w:hAnsi="Times New Roman" w:cs="Times New Roman"/>
        </w:rPr>
      </w:pPr>
    </w:p>
    <w:p w14:paraId="1DF86CF4" w14:textId="77777777" w:rsidR="005B1A0B" w:rsidRPr="0074450A" w:rsidRDefault="005B1A0B" w:rsidP="005B1A0B">
      <w:pPr>
        <w:pStyle w:val="Heading2"/>
        <w:rPr>
          <w:rFonts w:ascii="Times New Roman" w:hAnsi="Times New Roman" w:cs="Times New Roman"/>
        </w:rPr>
      </w:pPr>
      <w:bookmarkStart w:id="155" w:name="_Toc238547729"/>
      <w:bookmarkStart w:id="156" w:name="_Toc238561763"/>
      <w:r w:rsidRPr="0074450A">
        <w:rPr>
          <w:rFonts w:ascii="Times New Roman" w:hAnsi="Times New Roman" w:cs="Times New Roman"/>
        </w:rPr>
        <w:lastRenderedPageBreak/>
        <w:t>2.7.1 Data Dictionary</w:t>
      </w:r>
      <w:bookmarkEnd w:id="155"/>
      <w:bookmarkEnd w:id="15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00"/>
        <w:gridCol w:w="6300"/>
      </w:tblGrid>
      <w:tr w:rsidR="005B1A0B" w:rsidRPr="0074450A" w14:paraId="48DC76A6" w14:textId="77777777" w:rsidTr="004F5E12">
        <w:tc>
          <w:tcPr>
            <w:tcW w:w="2800" w:type="dxa"/>
          </w:tcPr>
          <w:p w14:paraId="5E787FF7" w14:textId="77777777" w:rsidR="005B1A0B" w:rsidRPr="0074450A" w:rsidRDefault="005B1A0B" w:rsidP="004F5E12">
            <w:pPr>
              <w:rPr>
                <w:rFonts w:ascii="Times New Roman" w:hAnsi="Times New Roman" w:cs="Times New Roman"/>
              </w:rPr>
            </w:pPr>
            <w:r w:rsidRPr="0074450A">
              <w:rPr>
                <w:rFonts w:ascii="Times New Roman" w:hAnsi="Times New Roman" w:cs="Times New Roman"/>
                <w:b/>
              </w:rPr>
              <w:t>Data Entity</w:t>
            </w:r>
          </w:p>
        </w:tc>
        <w:tc>
          <w:tcPr>
            <w:tcW w:w="6300" w:type="dxa"/>
          </w:tcPr>
          <w:p w14:paraId="4FD210D4" w14:textId="77777777" w:rsidR="005B1A0B" w:rsidRPr="0074450A" w:rsidRDefault="005B1A0B" w:rsidP="004F5E12">
            <w:pPr>
              <w:rPr>
                <w:rFonts w:ascii="Times New Roman" w:hAnsi="Times New Roman" w:cs="Times New Roman"/>
              </w:rPr>
            </w:pPr>
            <w:r w:rsidRPr="0074450A">
              <w:rPr>
                <w:rFonts w:ascii="Times New Roman" w:hAnsi="Times New Roman" w:cs="Times New Roman"/>
                <w:b/>
              </w:rPr>
              <w:t>Description</w:t>
            </w:r>
          </w:p>
        </w:tc>
      </w:tr>
      <w:tr w:rsidR="005B1A0B" w:rsidRPr="0074450A" w14:paraId="729812F6" w14:textId="77777777" w:rsidTr="004F5E12">
        <w:tc>
          <w:tcPr>
            <w:tcW w:w="2800" w:type="dxa"/>
          </w:tcPr>
          <w:p w14:paraId="4CC08BC8"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User</w:t>
            </w:r>
          </w:p>
        </w:tc>
        <w:tc>
          <w:tcPr>
            <w:tcW w:w="6300" w:type="dxa"/>
          </w:tcPr>
          <w:p w14:paraId="11BF4A7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Registered user information and role.</w:t>
            </w:r>
          </w:p>
        </w:tc>
      </w:tr>
      <w:tr w:rsidR="005B1A0B" w:rsidRPr="0074450A" w14:paraId="7FA3BB90" w14:textId="77777777" w:rsidTr="004F5E12">
        <w:tc>
          <w:tcPr>
            <w:tcW w:w="2800" w:type="dxa"/>
          </w:tcPr>
          <w:p w14:paraId="4F1C6ADE"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Class</w:t>
            </w:r>
          </w:p>
        </w:tc>
        <w:tc>
          <w:tcPr>
            <w:tcW w:w="6300" w:type="dxa"/>
          </w:tcPr>
          <w:p w14:paraId="103C9819"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Class information and student-class relationships.</w:t>
            </w:r>
          </w:p>
        </w:tc>
      </w:tr>
      <w:tr w:rsidR="005B1A0B" w:rsidRPr="0074450A" w14:paraId="662A464A" w14:textId="77777777" w:rsidTr="004F5E12">
        <w:tc>
          <w:tcPr>
            <w:tcW w:w="2800" w:type="dxa"/>
          </w:tcPr>
          <w:p w14:paraId="475F844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Assignment</w:t>
            </w:r>
          </w:p>
        </w:tc>
        <w:tc>
          <w:tcPr>
            <w:tcW w:w="6300" w:type="dxa"/>
          </w:tcPr>
          <w:p w14:paraId="3661EF68"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Assignment information, including optional requirement/case-study text.</w:t>
            </w:r>
          </w:p>
        </w:tc>
      </w:tr>
      <w:tr w:rsidR="005B1A0B" w:rsidRPr="0074450A" w14:paraId="57B51ACA" w14:textId="77777777" w:rsidTr="004F5E12">
        <w:tc>
          <w:tcPr>
            <w:tcW w:w="2800" w:type="dxa"/>
          </w:tcPr>
          <w:p w14:paraId="7ED77918"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Use Case Diagram</w:t>
            </w:r>
          </w:p>
        </w:tc>
        <w:tc>
          <w:tcPr>
            <w:tcW w:w="6300" w:type="dxa"/>
          </w:tcPr>
          <w:p w14:paraId="2B4D835C"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Use Case Diagram data associated with a student's work.</w:t>
            </w:r>
          </w:p>
        </w:tc>
      </w:tr>
      <w:tr w:rsidR="005B1A0B" w:rsidRPr="0074450A" w14:paraId="624121BF" w14:textId="77777777" w:rsidTr="004F5E12">
        <w:tc>
          <w:tcPr>
            <w:tcW w:w="2800" w:type="dxa"/>
          </w:tcPr>
          <w:p w14:paraId="59D1A45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Use Case Description</w:t>
            </w:r>
          </w:p>
        </w:tc>
        <w:tc>
          <w:tcPr>
            <w:tcW w:w="6300" w:type="dxa"/>
          </w:tcPr>
          <w:p w14:paraId="5A9A0866"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Use Case Description data associated with the assignment/model.</w:t>
            </w:r>
          </w:p>
        </w:tc>
      </w:tr>
      <w:tr w:rsidR="005B1A0B" w:rsidRPr="0074450A" w14:paraId="369FE811" w14:textId="77777777" w:rsidTr="004F5E12">
        <w:tc>
          <w:tcPr>
            <w:tcW w:w="2800" w:type="dxa"/>
          </w:tcPr>
          <w:p w14:paraId="77B87D6A"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System Sequence Diagram</w:t>
            </w:r>
          </w:p>
        </w:tc>
        <w:tc>
          <w:tcPr>
            <w:tcW w:w="6300" w:type="dxa"/>
          </w:tcPr>
          <w:p w14:paraId="7BB0545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SSD data associated with the relevant UML work.</w:t>
            </w:r>
          </w:p>
        </w:tc>
      </w:tr>
      <w:tr w:rsidR="005B1A0B" w:rsidRPr="0074450A" w14:paraId="5A982203" w14:textId="77777777" w:rsidTr="004F5E12">
        <w:tc>
          <w:tcPr>
            <w:tcW w:w="2800" w:type="dxa"/>
          </w:tcPr>
          <w:p w14:paraId="2F96AE0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Class Diagram</w:t>
            </w:r>
          </w:p>
        </w:tc>
        <w:tc>
          <w:tcPr>
            <w:tcW w:w="6300" w:type="dxa"/>
          </w:tcPr>
          <w:p w14:paraId="429EA120"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Class Diagram data associated with the student's work.</w:t>
            </w:r>
          </w:p>
        </w:tc>
      </w:tr>
      <w:tr w:rsidR="005B1A0B" w:rsidRPr="0074450A" w14:paraId="5E5DFEB5" w14:textId="77777777" w:rsidTr="004F5E12">
        <w:tc>
          <w:tcPr>
            <w:tcW w:w="2800" w:type="dxa"/>
          </w:tcPr>
          <w:p w14:paraId="195DC1AE"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Sequence Diagram</w:t>
            </w:r>
          </w:p>
        </w:tc>
        <w:tc>
          <w:tcPr>
            <w:tcW w:w="6300" w:type="dxa"/>
          </w:tcPr>
          <w:p w14:paraId="3CDBFBF7"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Sequence Diagram data associated with the student's work.</w:t>
            </w:r>
          </w:p>
        </w:tc>
      </w:tr>
      <w:tr w:rsidR="005B1A0B" w:rsidRPr="0074450A" w14:paraId="7A0594F0" w14:textId="77777777" w:rsidTr="004F5E12">
        <w:tc>
          <w:tcPr>
            <w:tcW w:w="2800" w:type="dxa"/>
          </w:tcPr>
          <w:p w14:paraId="570146A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Submission</w:t>
            </w:r>
          </w:p>
        </w:tc>
        <w:tc>
          <w:tcPr>
            <w:tcW w:w="6300" w:type="dxa"/>
          </w:tcPr>
          <w:p w14:paraId="66FFAFBB"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Student submission information and status.</w:t>
            </w:r>
          </w:p>
        </w:tc>
      </w:tr>
      <w:tr w:rsidR="005B1A0B" w:rsidRPr="0074450A" w14:paraId="3B19C5AC" w14:textId="77777777" w:rsidTr="004F5E12">
        <w:tc>
          <w:tcPr>
            <w:tcW w:w="2800" w:type="dxa"/>
          </w:tcPr>
          <w:p w14:paraId="432FACA1"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Evaluation / Checking Result</w:t>
            </w:r>
          </w:p>
        </w:tc>
        <w:tc>
          <w:tcPr>
            <w:tcW w:w="6300" w:type="dxa"/>
          </w:tcPr>
          <w:p w14:paraId="16FE76A1"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Automated checking results and teacher evaluation information.</w:t>
            </w:r>
          </w:p>
        </w:tc>
      </w:tr>
      <w:tr w:rsidR="005B1A0B" w:rsidRPr="0074450A" w14:paraId="36B212C1" w14:textId="77777777" w:rsidTr="004F5E12">
        <w:tc>
          <w:tcPr>
            <w:tcW w:w="2800" w:type="dxa"/>
          </w:tcPr>
          <w:p w14:paraId="66C1206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Notification</w:t>
            </w:r>
          </w:p>
        </w:tc>
        <w:tc>
          <w:tcPr>
            <w:tcW w:w="6300" w:type="dxa"/>
          </w:tcPr>
          <w:p w14:paraId="1A046C0E"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System notifications sent to users.</w:t>
            </w:r>
          </w:p>
        </w:tc>
      </w:tr>
    </w:tbl>
    <w:p w14:paraId="68863C65" w14:textId="77777777" w:rsidR="005B1A0B" w:rsidRPr="0074450A" w:rsidRDefault="005B1A0B" w:rsidP="005B1A0B">
      <w:pPr>
        <w:rPr>
          <w:rFonts w:ascii="Times New Roman" w:hAnsi="Times New Roman" w:cs="Times New Roman"/>
        </w:rPr>
      </w:pPr>
    </w:p>
    <w:p w14:paraId="00C7D712" w14:textId="77777777" w:rsidR="005B1A0B" w:rsidRPr="0074450A" w:rsidRDefault="005B1A0B" w:rsidP="005B1A0B">
      <w:pPr>
        <w:pStyle w:val="Heading1"/>
        <w:rPr>
          <w:rFonts w:ascii="Times New Roman" w:hAnsi="Times New Roman" w:cs="Times New Roman"/>
        </w:rPr>
      </w:pPr>
      <w:bookmarkStart w:id="157" w:name="_Toc238547730"/>
      <w:bookmarkStart w:id="158" w:name="_Toc238561764"/>
      <w:r w:rsidRPr="0074450A">
        <w:rPr>
          <w:rFonts w:ascii="Times New Roman" w:hAnsi="Times New Roman" w:cs="Times New Roman"/>
        </w:rPr>
        <w:t>2.8 Summary</w:t>
      </w:r>
      <w:bookmarkEnd w:id="157"/>
      <w:bookmarkEnd w:id="158"/>
    </w:p>
    <w:p w14:paraId="0D9281FE" w14:textId="77777777" w:rsidR="005B1A0B" w:rsidRPr="0074450A" w:rsidRDefault="005B1A0B" w:rsidP="005B1A0B">
      <w:pPr>
        <w:rPr>
          <w:rFonts w:ascii="Times New Roman" w:hAnsi="Times New Roman" w:cs="Times New Roman"/>
        </w:rPr>
      </w:pPr>
      <w:r w:rsidRPr="0074450A">
        <w:rPr>
          <w:rFonts w:ascii="Times New Roman" w:hAnsi="Times New Roman" w:cs="Times New Roman"/>
        </w:rPr>
        <w:t xml:space="preserve">In this chapter, Software Requirements Specification for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was presented. The system acts as a common platform for modeling with UML, studying, submission of assignments, automatic checking, cross-diagram checking, and teacher's evaluation </w:t>
      </w:r>
      <w:proofErr w:type="gramStart"/>
      <w:r w:rsidRPr="0074450A">
        <w:rPr>
          <w:rFonts w:ascii="Times New Roman" w:hAnsi="Times New Roman" w:cs="Times New Roman"/>
        </w:rPr>
        <w:t>with regard to</w:t>
      </w:r>
      <w:proofErr w:type="gramEnd"/>
      <w:r w:rsidRPr="0074450A">
        <w:rPr>
          <w:rFonts w:ascii="Times New Roman" w:hAnsi="Times New Roman" w:cs="Times New Roman"/>
        </w:rPr>
        <w:t xml:space="preserve"> five UML artifacts such as Use Case Diagram, Use Case Description, System Sequence Diagram, Class Diagram, and Sequence Diagram. Students may perform their activities in Development mode or Tutorial mode. Teachers may control the assignments, check the submissions, and start the checking process. The texts of requirements and case studies may be checked to generate useful information. In the next chapter, the software design of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will be presented.</w:t>
      </w:r>
    </w:p>
    <w:bookmarkEnd w:id="74"/>
    <w:p w14:paraId="4891A672" w14:textId="77777777" w:rsidR="005B1A0B" w:rsidRPr="0074450A" w:rsidRDefault="005B1A0B" w:rsidP="005B1A0B">
      <w:pPr>
        <w:rPr>
          <w:rFonts w:ascii="Times New Roman" w:hAnsi="Times New Roman" w:cs="Times New Roman"/>
        </w:rPr>
        <w:sectPr w:rsidR="005B1A0B" w:rsidRPr="0074450A" w:rsidSect="005B1A0B">
          <w:headerReference w:type="default" r:id="rId41"/>
          <w:footerReference w:type="default" r:id="rId4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0"/>
          <w:cols w:space="720"/>
          <w:docGrid w:linePitch="360"/>
        </w:sectPr>
      </w:pPr>
    </w:p>
    <w:p w14:paraId="03C22128" w14:textId="77777777" w:rsidR="00376F12" w:rsidRDefault="00376F12" w:rsidP="00376F12"/>
    <w:p w14:paraId="5C7410CE" w14:textId="77777777" w:rsidR="00376F12" w:rsidRDefault="00376F12" w:rsidP="00376F12"/>
    <w:p w14:paraId="2FB6418F" w14:textId="77777777" w:rsidR="00376F12" w:rsidRDefault="00376F12" w:rsidP="00376F12"/>
    <w:p w14:paraId="139E243C" w14:textId="77777777" w:rsidR="00376F12" w:rsidRDefault="00376F12" w:rsidP="00376F12"/>
    <w:p w14:paraId="2E7B5A6A" w14:textId="77777777" w:rsidR="00376F12" w:rsidRDefault="00376F12" w:rsidP="00376F12"/>
    <w:p w14:paraId="6A7F8EE3" w14:textId="77777777" w:rsidR="00376F12" w:rsidRDefault="00376F12" w:rsidP="00376F12"/>
    <w:p w14:paraId="2F797EB2" w14:textId="77777777" w:rsidR="00376F12" w:rsidRDefault="00376F12" w:rsidP="00376F12"/>
    <w:p w14:paraId="4CF2AEC4" w14:textId="77777777" w:rsidR="00376F12" w:rsidRDefault="00376F12" w:rsidP="00376F12"/>
    <w:p w14:paraId="23495CC7" w14:textId="77777777" w:rsidR="00376F12" w:rsidRDefault="00376F12" w:rsidP="00376F12"/>
    <w:p w14:paraId="4B08226D" w14:textId="77777777" w:rsidR="00376F12" w:rsidRDefault="00376F12" w:rsidP="00376F12"/>
    <w:p w14:paraId="16AB3919" w14:textId="06B25DB8" w:rsidR="005B1A0B" w:rsidRPr="0074450A" w:rsidRDefault="005B1A0B" w:rsidP="005B1A0B">
      <w:pPr>
        <w:pStyle w:val="Heading1"/>
        <w:jc w:val="center"/>
        <w:rPr>
          <w:rFonts w:ascii="Times New Roman" w:hAnsi="Times New Roman" w:cs="Times New Roman"/>
          <w:color w:val="000000" w:themeColor="text1"/>
          <w:sz w:val="44"/>
          <w:szCs w:val="44"/>
        </w:rPr>
      </w:pPr>
      <w:bookmarkStart w:id="159" w:name="_Toc238561765"/>
      <w:r w:rsidRPr="0074450A">
        <w:rPr>
          <w:rFonts w:ascii="Times New Roman" w:hAnsi="Times New Roman" w:cs="Times New Roman"/>
          <w:b/>
          <w:color w:val="000000" w:themeColor="text1"/>
          <w:sz w:val="44"/>
          <w:szCs w:val="44"/>
        </w:rPr>
        <w:t>CHAPTER 3</w:t>
      </w:r>
      <w:bookmarkEnd w:id="159"/>
    </w:p>
    <w:p w14:paraId="41BA2F6D" w14:textId="77777777" w:rsidR="005B1A0B" w:rsidRPr="0074450A" w:rsidRDefault="005B1A0B" w:rsidP="005B1A0B">
      <w:pPr>
        <w:pStyle w:val="Heading1"/>
        <w:jc w:val="center"/>
        <w:rPr>
          <w:rFonts w:ascii="Times New Roman" w:hAnsi="Times New Roman" w:cs="Times New Roman"/>
          <w:color w:val="000000" w:themeColor="text1"/>
        </w:rPr>
      </w:pPr>
      <w:bookmarkStart w:id="160" w:name="_Toc238561766"/>
      <w:r w:rsidRPr="0074450A">
        <w:rPr>
          <w:rFonts w:ascii="Times New Roman" w:hAnsi="Times New Roman" w:cs="Times New Roman"/>
          <w:b/>
          <w:color w:val="000000" w:themeColor="text1"/>
          <w:sz w:val="28"/>
          <w:szCs w:val="28"/>
        </w:rPr>
        <w:t>SOFTWARE DESIGN DESCRIPTION</w:t>
      </w:r>
      <w:bookmarkEnd w:id="160"/>
    </w:p>
    <w:p w14:paraId="1EBA3D0B" w14:textId="77777777" w:rsidR="005B1A0B" w:rsidRPr="0074450A" w:rsidRDefault="005B1A0B" w:rsidP="005B1A0B">
      <w:pPr>
        <w:rPr>
          <w:rFonts w:ascii="Times New Roman" w:hAnsi="Times New Roman" w:cs="Times New Roman"/>
        </w:rPr>
      </w:pPr>
    </w:p>
    <w:p w14:paraId="59E8281D" w14:textId="19F9294E" w:rsidR="005B1A0B" w:rsidRPr="0074450A" w:rsidRDefault="005B1A0B" w:rsidP="005B1A0B">
      <w:pPr>
        <w:pStyle w:val="TOC1"/>
        <w:tabs>
          <w:tab w:val="right" w:leader="dot" w:pos="9350"/>
        </w:tabs>
        <w:rPr>
          <w:rFonts w:ascii="Times New Roman" w:hAnsi="Times New Roman" w:cs="Times New Roman"/>
          <w:noProof/>
        </w:rPr>
      </w:pPr>
    </w:p>
    <w:p w14:paraId="3A57CB29" w14:textId="77777777" w:rsidR="005B1A0B" w:rsidRPr="0074450A" w:rsidRDefault="005B1A0B" w:rsidP="005B1A0B">
      <w:pPr>
        <w:rPr>
          <w:rFonts w:ascii="Times New Roman" w:hAnsi="Times New Roman" w:cs="Times New Roman"/>
        </w:rPr>
        <w:sectPr w:rsidR="005B1A0B" w:rsidRPr="0074450A" w:rsidSect="005B1A0B">
          <w:headerReference w:type="default" r:id="rId43"/>
          <w:footerReference w:type="default" r:id="rId4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519A994" w14:textId="77777777" w:rsidR="005B1A0B" w:rsidRPr="0074450A" w:rsidRDefault="005B1A0B" w:rsidP="005B1A0B">
      <w:pPr>
        <w:pStyle w:val="Heading1"/>
        <w:rPr>
          <w:rFonts w:ascii="Times New Roman" w:hAnsi="Times New Roman" w:cs="Times New Roman"/>
        </w:rPr>
      </w:pPr>
      <w:bookmarkStart w:id="161" w:name="_Toc238277863"/>
      <w:bookmarkStart w:id="162" w:name="_Toc238561767"/>
      <w:bookmarkStart w:id="163" w:name="Ch3Scope"/>
      <w:r w:rsidRPr="0074450A">
        <w:rPr>
          <w:rFonts w:ascii="Times New Roman" w:hAnsi="Times New Roman" w:cs="Times New Roman"/>
        </w:rPr>
        <w:lastRenderedPageBreak/>
        <w:t>3.1 Introduction</w:t>
      </w:r>
      <w:bookmarkEnd w:id="161"/>
      <w:bookmarkEnd w:id="162"/>
    </w:p>
    <w:p w14:paraId="548B69C2" w14:textId="77777777" w:rsidR="005B1A0B" w:rsidRPr="0074450A" w:rsidRDefault="005B1A0B" w:rsidP="005B1A0B">
      <w:pPr>
        <w:rPr>
          <w:rFonts w:ascii="Times New Roman" w:hAnsi="Times New Roman" w:cs="Times New Roman"/>
        </w:rPr>
      </w:pPr>
      <w:bookmarkStart w:id="164" w:name="_Toc238277864"/>
      <w:r w:rsidRPr="0074450A">
        <w:rPr>
          <w:rFonts w:ascii="Times New Roman" w:hAnsi="Times New Roman" w:cs="Times New Roman"/>
        </w:rPr>
        <w:t xml:space="preserve">The purpose of this chapter is to cover the software design of the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application. In this chapter, we discuss how the requirements covered in Chapter 2 are incorporated in the application using the </w:t>
      </w:r>
      <w:proofErr w:type="gramStart"/>
      <w:r w:rsidRPr="0074450A">
        <w:rPr>
          <w:rFonts w:ascii="Times New Roman" w:hAnsi="Times New Roman" w:cs="Times New Roman"/>
        </w:rPr>
        <w:t>frontend</w:t>
      </w:r>
      <w:proofErr w:type="gramEnd"/>
      <w:r w:rsidRPr="0074450A">
        <w:rPr>
          <w:rFonts w:ascii="Times New Roman" w:hAnsi="Times New Roman" w:cs="Times New Roman"/>
        </w:rPr>
        <w:t>, backend, database, UML modeling, verification, and submission components. This is a web application built for Software Engineering and Computer Science students and includes mostly the following three components.</w:t>
      </w:r>
    </w:p>
    <w:p w14:paraId="03650CE6" w14:textId="4269A65E" w:rsidR="005B1A0B" w:rsidRDefault="005B1A0B" w:rsidP="00E27B28">
      <w:pPr>
        <w:pStyle w:val="Heading1"/>
        <w:numPr>
          <w:ilvl w:val="1"/>
          <w:numId w:val="15"/>
        </w:numPr>
        <w:rPr>
          <w:ins w:id="165" w:author="Onaiza Maqbool" w:date="2026-08-26T16:30:00Z" w16du:dateUtc="2026-08-26T11:30:00Z"/>
          <w:rFonts w:ascii="Times New Roman" w:hAnsi="Times New Roman" w:cs="Times New Roman"/>
        </w:rPr>
        <w:pPrChange w:id="166" w:author="Onaiza Maqbool" w:date="2026-08-26T16:30:00Z" w16du:dateUtc="2026-08-26T11:30:00Z">
          <w:pPr>
            <w:pStyle w:val="Heading1"/>
          </w:pPr>
        </w:pPrChange>
      </w:pPr>
      <w:bookmarkStart w:id="167" w:name="_Toc238561768"/>
      <w:del w:id="168" w:author="Onaiza Maqbool" w:date="2026-08-26T16:30:00Z" w16du:dateUtc="2026-08-26T11:30:00Z">
        <w:r w:rsidRPr="0074450A" w:rsidDel="00E27B28">
          <w:rPr>
            <w:rFonts w:ascii="Times New Roman" w:hAnsi="Times New Roman" w:cs="Times New Roman"/>
          </w:rPr>
          <w:delText xml:space="preserve">3.2 </w:delText>
        </w:r>
      </w:del>
      <w:r w:rsidRPr="0074450A">
        <w:rPr>
          <w:rFonts w:ascii="Times New Roman" w:hAnsi="Times New Roman" w:cs="Times New Roman"/>
        </w:rPr>
        <w:t>System Architecture</w:t>
      </w:r>
      <w:bookmarkEnd w:id="164"/>
      <w:bookmarkEnd w:id="167"/>
    </w:p>
    <w:p w14:paraId="4E94ED8A" w14:textId="138D9A32" w:rsidR="00E27B28" w:rsidRPr="00E27B28" w:rsidRDefault="00E27B28" w:rsidP="00E27B28">
      <w:pPr>
        <w:pStyle w:val="ListParagraph"/>
        <w:numPr>
          <w:ilvl w:val="1"/>
          <w:numId w:val="15"/>
        </w:numPr>
        <w:rPr>
          <w:rPrChange w:id="169" w:author="Onaiza Maqbool" w:date="2026-08-26T16:30:00Z" w16du:dateUtc="2026-08-26T11:30:00Z">
            <w:rPr>
              <w:rFonts w:ascii="Times New Roman" w:hAnsi="Times New Roman" w:cs="Times New Roman"/>
            </w:rPr>
          </w:rPrChange>
        </w:rPr>
        <w:pPrChange w:id="170" w:author="Onaiza Maqbool" w:date="2026-08-26T16:30:00Z" w16du:dateUtc="2026-08-26T11:30:00Z">
          <w:pPr>
            <w:pStyle w:val="Heading1"/>
          </w:pPr>
        </w:pPrChange>
      </w:pPr>
      <w:ins w:id="171" w:author="Onaiza Maqbool" w:date="2026-08-26T16:30:00Z" w16du:dateUtc="2026-08-26T11:30:00Z">
        <w:r>
          <w:t>The tools and platforms can be mentioned in implementation, and removed from design</w:t>
        </w:r>
      </w:ins>
    </w:p>
    <w:p w14:paraId="56AC89BA" w14:textId="77777777" w:rsidR="005B1A0B" w:rsidRPr="0074450A" w:rsidRDefault="005B1A0B" w:rsidP="005B1A0B">
      <w:pPr>
        <w:spacing w:before="200" w:after="80"/>
        <w:jc w:val="center"/>
        <w:rPr>
          <w:rFonts w:ascii="Times New Roman" w:hAnsi="Times New Roman" w:cs="Times New Roman"/>
        </w:rPr>
      </w:pPr>
      <w:r w:rsidRPr="0074450A">
        <w:rPr>
          <w:rFonts w:ascii="Times New Roman" w:hAnsi="Times New Roman" w:cs="Times New Roman"/>
          <w:noProof/>
        </w:rPr>
        <w:drawing>
          <wp:inline distT="0" distB="0" distL="0" distR="0" wp14:anchorId="5B49F399" wp14:editId="4CA3C949">
            <wp:extent cx="6026684" cy="4996854"/>
            <wp:effectExtent l="0" t="0" r="0" b="0"/>
            <wp:docPr id="1384498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93066" cy="5051893"/>
                    </a:xfrm>
                    <a:prstGeom prst="rect">
                      <a:avLst/>
                    </a:prstGeom>
                    <a:noFill/>
                    <a:ln>
                      <a:noFill/>
                    </a:ln>
                  </pic:spPr>
                </pic:pic>
              </a:graphicData>
            </a:graphic>
          </wp:inline>
        </w:drawing>
      </w:r>
    </w:p>
    <w:p w14:paraId="342C8AEC" w14:textId="77777777" w:rsidR="005B1A0B" w:rsidRPr="0074450A" w:rsidRDefault="005B1A0B" w:rsidP="005B1A0B">
      <w:pPr>
        <w:spacing w:after="240"/>
        <w:jc w:val="center"/>
        <w:rPr>
          <w:rFonts w:ascii="Times New Roman" w:hAnsi="Times New Roman" w:cs="Times New Roman"/>
        </w:rPr>
      </w:pPr>
      <w:r w:rsidRPr="0074450A">
        <w:rPr>
          <w:rFonts w:ascii="Times New Roman" w:hAnsi="Times New Roman" w:cs="Times New Roman"/>
          <w:b/>
          <w:i/>
          <w:color w:val="4F81BD"/>
          <w:sz w:val="20"/>
        </w:rPr>
        <w:t xml:space="preserve">Figure 3.1 – </w:t>
      </w:r>
      <w:proofErr w:type="spellStart"/>
      <w:r w:rsidRPr="0074450A">
        <w:rPr>
          <w:rFonts w:ascii="Times New Roman" w:hAnsi="Times New Roman" w:cs="Times New Roman"/>
          <w:b/>
          <w:i/>
          <w:color w:val="4F81BD"/>
          <w:sz w:val="20"/>
        </w:rPr>
        <w:t>UMLTutor</w:t>
      </w:r>
      <w:proofErr w:type="spellEnd"/>
      <w:r w:rsidRPr="0074450A">
        <w:rPr>
          <w:rFonts w:ascii="Times New Roman" w:hAnsi="Times New Roman" w:cs="Times New Roman"/>
          <w:b/>
          <w:i/>
          <w:color w:val="4F81BD"/>
          <w:sz w:val="20"/>
        </w:rPr>
        <w:t xml:space="preserve"> High-Level System Architecture</w:t>
      </w:r>
    </w:p>
    <w:p w14:paraId="735D660E" w14:textId="59815DC1" w:rsidR="005B1A0B" w:rsidRDefault="005B1A0B" w:rsidP="007A108E">
      <w:pPr>
        <w:jc w:val="both"/>
        <w:rPr>
          <w:ins w:id="172" w:author="Onaiza Maqbool" w:date="2026-08-26T16:31:00Z" w16du:dateUtc="2026-08-26T11:31:00Z"/>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follows a layered web-application architecture: the </w:t>
      </w:r>
      <w:proofErr w:type="gramStart"/>
      <w:r w:rsidRPr="0074450A">
        <w:rPr>
          <w:rFonts w:ascii="Times New Roman" w:hAnsi="Times New Roman" w:cs="Times New Roman"/>
        </w:rPr>
        <w:t>frontend</w:t>
      </w:r>
      <w:proofErr w:type="gramEnd"/>
      <w:r w:rsidRPr="0074450A">
        <w:rPr>
          <w:rFonts w:ascii="Times New Roman" w:hAnsi="Times New Roman" w:cs="Times New Roman"/>
        </w:rPr>
        <w:t xml:space="preserve"> communicates with backend APIs over HTTP, and the backend communicates with the database and supporting services. Firebase </w:t>
      </w:r>
      <w:r w:rsidRPr="0074450A">
        <w:rPr>
          <w:rFonts w:ascii="Times New Roman" w:hAnsi="Times New Roman" w:cs="Times New Roman"/>
        </w:rPr>
        <w:lastRenderedPageBreak/>
        <w:t xml:space="preserve">Authentication is used for sign-in, Redis can be used as an optional cache, and </w:t>
      </w:r>
      <w:proofErr w:type="spellStart"/>
      <w:r w:rsidRPr="0074450A">
        <w:rPr>
          <w:rFonts w:ascii="Times New Roman" w:hAnsi="Times New Roman" w:cs="Times New Roman"/>
        </w:rPr>
        <w:t>Cloudinary</w:t>
      </w:r>
      <w:proofErr w:type="spellEnd"/>
      <w:r w:rsidRPr="0074450A">
        <w:rPr>
          <w:rFonts w:ascii="Times New Roman" w:hAnsi="Times New Roman" w:cs="Times New Roman"/>
        </w:rPr>
        <w:t xml:space="preserve"> can be used for optional file storage.</w:t>
      </w:r>
    </w:p>
    <w:p w14:paraId="3D1B7C6B" w14:textId="365C0471" w:rsidR="00E27B28" w:rsidRPr="0074450A" w:rsidRDefault="00E27B28" w:rsidP="007A108E">
      <w:pPr>
        <w:jc w:val="both"/>
        <w:rPr>
          <w:rFonts w:ascii="Times New Roman" w:hAnsi="Times New Roman" w:cs="Times New Roman"/>
        </w:rPr>
      </w:pPr>
    </w:p>
    <w:p w14:paraId="61210D83" w14:textId="2CC24B14" w:rsidR="005B1A0B" w:rsidRDefault="005B1A0B" w:rsidP="00E27B28">
      <w:pPr>
        <w:pStyle w:val="Heading1"/>
        <w:numPr>
          <w:ilvl w:val="1"/>
          <w:numId w:val="15"/>
        </w:numPr>
        <w:jc w:val="both"/>
        <w:rPr>
          <w:ins w:id="173" w:author="Onaiza Maqbool" w:date="2026-08-26T16:31:00Z" w16du:dateUtc="2026-08-26T11:31:00Z"/>
          <w:rFonts w:ascii="Times New Roman" w:hAnsi="Times New Roman" w:cs="Times New Roman"/>
        </w:rPr>
        <w:pPrChange w:id="174" w:author="Onaiza Maqbool" w:date="2026-08-26T16:31:00Z" w16du:dateUtc="2026-08-26T11:31:00Z">
          <w:pPr>
            <w:pStyle w:val="Heading1"/>
            <w:jc w:val="both"/>
          </w:pPr>
        </w:pPrChange>
      </w:pPr>
      <w:bookmarkStart w:id="175" w:name="_Toc238277865"/>
      <w:bookmarkStart w:id="176" w:name="_Toc238561769"/>
      <w:del w:id="177" w:author="Onaiza Maqbool" w:date="2026-08-26T16:31:00Z" w16du:dateUtc="2026-08-26T11:31:00Z">
        <w:r w:rsidRPr="0074450A" w:rsidDel="00E27B28">
          <w:rPr>
            <w:rFonts w:ascii="Times New Roman" w:hAnsi="Times New Roman" w:cs="Times New Roman"/>
          </w:rPr>
          <w:delText xml:space="preserve">3.3 </w:delText>
        </w:r>
      </w:del>
      <w:r w:rsidRPr="0074450A">
        <w:rPr>
          <w:rFonts w:ascii="Times New Roman" w:hAnsi="Times New Roman" w:cs="Times New Roman"/>
        </w:rPr>
        <w:t>Technology Stack</w:t>
      </w:r>
      <w:bookmarkEnd w:id="175"/>
      <w:bookmarkEnd w:id="176"/>
    </w:p>
    <w:p w14:paraId="50AA350E" w14:textId="0CFB18AA" w:rsidR="00E27B28" w:rsidRPr="00E27B28" w:rsidRDefault="00E27B28" w:rsidP="00E27B28">
      <w:pPr>
        <w:pStyle w:val="ListParagraph"/>
        <w:numPr>
          <w:ilvl w:val="1"/>
          <w:numId w:val="15"/>
        </w:numPr>
        <w:rPr>
          <w:rPrChange w:id="178" w:author="Onaiza Maqbool" w:date="2026-08-26T16:31:00Z" w16du:dateUtc="2026-08-26T11:31:00Z">
            <w:rPr>
              <w:rFonts w:ascii="Times New Roman" w:hAnsi="Times New Roman" w:cs="Times New Roman"/>
            </w:rPr>
          </w:rPrChange>
        </w:rPr>
        <w:pPrChange w:id="179" w:author="Onaiza Maqbool" w:date="2026-08-26T16:31:00Z" w16du:dateUtc="2026-08-26T11:31:00Z">
          <w:pPr>
            <w:pStyle w:val="Heading1"/>
            <w:jc w:val="both"/>
          </w:pPr>
        </w:pPrChange>
      </w:pPr>
      <w:ins w:id="180" w:author="Onaiza Maqbool" w:date="2026-08-26T16:31:00Z" w16du:dateUtc="2026-08-26T11:31:00Z">
        <w:r>
          <w:t>Should be mentioned in implementation</w:t>
        </w:r>
      </w:ins>
    </w:p>
    <w:p w14:paraId="4C10401E" w14:textId="77777777" w:rsidR="005B1A0B" w:rsidRPr="0074450A" w:rsidRDefault="005B1A0B" w:rsidP="005B1A0B">
      <w:pPr>
        <w:pStyle w:val="Heading2"/>
        <w:jc w:val="both"/>
        <w:rPr>
          <w:rFonts w:ascii="Times New Roman" w:hAnsi="Times New Roman" w:cs="Times New Roman"/>
        </w:rPr>
      </w:pPr>
      <w:bookmarkStart w:id="181" w:name="_Toc238277866"/>
      <w:bookmarkStart w:id="182" w:name="_Toc238561770"/>
      <w:r w:rsidRPr="0074450A">
        <w:rPr>
          <w:rFonts w:ascii="Times New Roman" w:hAnsi="Times New Roman" w:cs="Times New Roman"/>
        </w:rPr>
        <w:t>3.3.1 Frontend</w:t>
      </w:r>
      <w:bookmarkEnd w:id="181"/>
      <w:bookmarkEnd w:id="182"/>
    </w:p>
    <w:p w14:paraId="26789D76" w14:textId="77777777" w:rsidR="005B1A0B" w:rsidRPr="0074450A" w:rsidRDefault="005B1A0B" w:rsidP="005B1A0B">
      <w:pPr>
        <w:rPr>
          <w:rFonts w:ascii="Times New Roman" w:hAnsi="Times New Roman" w:cs="Times New Roman"/>
        </w:rPr>
      </w:pPr>
      <w:bookmarkStart w:id="183" w:name="_Toc238277867"/>
      <w:r w:rsidRPr="0074450A">
        <w:rPr>
          <w:rFonts w:ascii="Times New Roman" w:hAnsi="Times New Roman" w:cs="Times New Roman"/>
        </w:rPr>
        <w:t xml:space="preserve">React 18, React Router, Redux Toolkit, React Flow (diagram editor), Axios, React Hook Form, Zod, Webpack, Tailwind CSS, Firebase client SDK, and </w:t>
      </w:r>
      <w:proofErr w:type="spellStart"/>
      <w:r w:rsidRPr="0074450A">
        <w:rPr>
          <w:rFonts w:ascii="Times New Roman" w:hAnsi="Times New Roman" w:cs="Times New Roman"/>
        </w:rPr>
        <w:t>jsPDF</w:t>
      </w:r>
      <w:proofErr w:type="spellEnd"/>
      <w:r w:rsidRPr="0074450A">
        <w:rPr>
          <w:rFonts w:ascii="Times New Roman" w:hAnsi="Times New Roman" w:cs="Times New Roman"/>
        </w:rPr>
        <w:t>/html-to-image/html2canvas for export. The frontend source code is implemented using JavaScript and JSX.</w:t>
      </w:r>
    </w:p>
    <w:p w14:paraId="7C3D742E" w14:textId="77777777" w:rsidR="005B1A0B" w:rsidRPr="0074450A" w:rsidRDefault="005B1A0B" w:rsidP="005B1A0B">
      <w:pPr>
        <w:pStyle w:val="Heading2"/>
        <w:jc w:val="both"/>
        <w:rPr>
          <w:rFonts w:ascii="Times New Roman" w:hAnsi="Times New Roman" w:cs="Times New Roman"/>
        </w:rPr>
      </w:pPr>
      <w:bookmarkStart w:id="184" w:name="_Toc238561771"/>
      <w:r w:rsidRPr="0074450A">
        <w:rPr>
          <w:rFonts w:ascii="Times New Roman" w:hAnsi="Times New Roman" w:cs="Times New Roman"/>
        </w:rPr>
        <w:t>3.3.2 Backend</w:t>
      </w:r>
      <w:bookmarkEnd w:id="183"/>
      <w:bookmarkEnd w:id="184"/>
    </w:p>
    <w:p w14:paraId="5C9F1161" w14:textId="77777777" w:rsidR="005B1A0B" w:rsidRPr="0074450A" w:rsidRDefault="005B1A0B" w:rsidP="005B1A0B">
      <w:pPr>
        <w:rPr>
          <w:rFonts w:ascii="Times New Roman" w:hAnsi="Times New Roman" w:cs="Times New Roman"/>
        </w:rPr>
      </w:pPr>
      <w:bookmarkStart w:id="185" w:name="_Toc238277868"/>
      <w:r w:rsidRPr="0074450A">
        <w:rPr>
          <w:rFonts w:ascii="Times New Roman" w:hAnsi="Times New Roman" w:cs="Times New Roman"/>
        </w:rPr>
        <w:t xml:space="preserve">Node.js, Express.js, Prisma ORM, PostgreSQL, Firebase Admin SDK, Zod, JWT utilities, Redis, Socket.IO server implementation, Multer and </w:t>
      </w:r>
      <w:proofErr w:type="spellStart"/>
      <w:r w:rsidRPr="0074450A">
        <w:rPr>
          <w:rFonts w:ascii="Times New Roman" w:hAnsi="Times New Roman" w:cs="Times New Roman"/>
        </w:rPr>
        <w:t>Cloudinary</w:t>
      </w:r>
      <w:proofErr w:type="spellEnd"/>
      <w:r w:rsidRPr="0074450A">
        <w:rPr>
          <w:rFonts w:ascii="Times New Roman" w:hAnsi="Times New Roman" w:cs="Times New Roman"/>
        </w:rPr>
        <w:t xml:space="preserve"> for file management, Swagger for API documentation, Winston for logging, and Jest/</w:t>
      </w:r>
      <w:proofErr w:type="spellStart"/>
      <w:r w:rsidRPr="0074450A">
        <w:rPr>
          <w:rFonts w:ascii="Times New Roman" w:hAnsi="Times New Roman" w:cs="Times New Roman"/>
        </w:rPr>
        <w:t>Supertest</w:t>
      </w:r>
      <w:proofErr w:type="spellEnd"/>
      <w:r w:rsidRPr="0074450A">
        <w:rPr>
          <w:rFonts w:ascii="Times New Roman" w:hAnsi="Times New Roman" w:cs="Times New Roman"/>
        </w:rPr>
        <w:t xml:space="preserve"> for testing. The backend is implemented in JavaScript using the </w:t>
      </w:r>
      <w:proofErr w:type="spellStart"/>
      <w:r w:rsidRPr="0074450A">
        <w:rPr>
          <w:rFonts w:ascii="Times New Roman" w:hAnsi="Times New Roman" w:cs="Times New Roman"/>
        </w:rPr>
        <w:t>CommonJS</w:t>
      </w:r>
      <w:proofErr w:type="spellEnd"/>
      <w:r w:rsidRPr="0074450A">
        <w:rPr>
          <w:rFonts w:ascii="Times New Roman" w:hAnsi="Times New Roman" w:cs="Times New Roman"/>
        </w:rPr>
        <w:t xml:space="preserve"> modules.</w:t>
      </w:r>
    </w:p>
    <w:p w14:paraId="5D6A9C10" w14:textId="77777777" w:rsidR="005B1A0B" w:rsidRPr="0074450A" w:rsidRDefault="005B1A0B" w:rsidP="005B1A0B">
      <w:pPr>
        <w:pStyle w:val="Heading2"/>
        <w:jc w:val="both"/>
        <w:rPr>
          <w:rFonts w:ascii="Times New Roman" w:hAnsi="Times New Roman" w:cs="Times New Roman"/>
        </w:rPr>
      </w:pPr>
      <w:bookmarkStart w:id="186" w:name="_Toc238561772"/>
      <w:r w:rsidRPr="0074450A">
        <w:rPr>
          <w:rFonts w:ascii="Times New Roman" w:hAnsi="Times New Roman" w:cs="Times New Roman"/>
        </w:rPr>
        <w:t>3.3.3 Database</w:t>
      </w:r>
      <w:bookmarkEnd w:id="185"/>
      <w:bookmarkEnd w:id="186"/>
    </w:p>
    <w:p w14:paraId="5DF20C3E" w14:textId="77777777" w:rsidR="005B1A0B" w:rsidRPr="0074450A" w:rsidRDefault="005B1A0B" w:rsidP="005B1A0B">
      <w:pPr>
        <w:rPr>
          <w:rFonts w:ascii="Times New Roman" w:hAnsi="Times New Roman" w:cs="Times New Roman"/>
        </w:rPr>
      </w:pPr>
      <w:bookmarkStart w:id="187" w:name="_Toc238277869"/>
      <w:r w:rsidRPr="0074450A">
        <w:rPr>
          <w:rFonts w:ascii="Times New Roman" w:hAnsi="Times New Roman" w:cs="Times New Roman"/>
        </w:rPr>
        <w:t>PostgreSQL using the Prisma ORM as the database, which has users, classes, assignments, submissions, all five types of UML artifacts, evaluations, notifications, announcements, resources, and submission exports (see section 3.9).</w:t>
      </w:r>
    </w:p>
    <w:p w14:paraId="29CC9F16" w14:textId="77777777" w:rsidR="005B1A0B" w:rsidRPr="0074450A" w:rsidRDefault="005B1A0B" w:rsidP="005B1A0B">
      <w:pPr>
        <w:pStyle w:val="Heading1"/>
        <w:rPr>
          <w:rFonts w:ascii="Times New Roman" w:hAnsi="Times New Roman" w:cs="Times New Roman"/>
        </w:rPr>
      </w:pPr>
      <w:bookmarkStart w:id="188" w:name="_Toc238561773"/>
      <w:r w:rsidRPr="0074450A">
        <w:rPr>
          <w:rFonts w:ascii="Times New Roman" w:hAnsi="Times New Roman" w:cs="Times New Roman"/>
        </w:rPr>
        <w:t>3.4 Frontend Design</w:t>
      </w:r>
      <w:bookmarkEnd w:id="187"/>
      <w:bookmarkEnd w:id="188"/>
    </w:p>
    <w:p w14:paraId="29FFCC6F"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w:t>
      </w:r>
      <w:proofErr w:type="gramStart"/>
      <w:r w:rsidRPr="0074450A">
        <w:rPr>
          <w:rFonts w:ascii="Times New Roman" w:hAnsi="Times New Roman" w:cs="Times New Roman"/>
        </w:rPr>
        <w:t>frontend</w:t>
      </w:r>
      <w:proofErr w:type="gramEnd"/>
      <w:r w:rsidRPr="0074450A">
        <w:rPr>
          <w:rFonts w:ascii="Times New Roman" w:hAnsi="Times New Roman" w:cs="Times New Roman"/>
        </w:rPr>
        <w:t xml:space="preserve"> follows a </w:t>
      </w:r>
      <w:proofErr w:type="gramStart"/>
      <w:r w:rsidRPr="0074450A">
        <w:rPr>
          <w:rFonts w:ascii="Times New Roman" w:hAnsi="Times New Roman" w:cs="Times New Roman"/>
        </w:rPr>
        <w:t>feature-based</w:t>
      </w:r>
      <w:proofErr w:type="gramEnd"/>
      <w:r w:rsidRPr="0074450A">
        <w:rPr>
          <w:rFonts w:ascii="Times New Roman" w:hAnsi="Times New Roman" w:cs="Times New Roman"/>
        </w:rPr>
        <w:t xml:space="preserve"> React structure, </w:t>
      </w:r>
      <w:proofErr w:type="spellStart"/>
      <w:r w:rsidRPr="0074450A">
        <w:rPr>
          <w:rFonts w:ascii="Times New Roman" w:hAnsi="Times New Roman" w:cs="Times New Roman"/>
        </w:rPr>
        <w:t>organised</w:t>
      </w:r>
      <w:proofErr w:type="spellEnd"/>
      <w:r w:rsidRPr="0074450A">
        <w:rPr>
          <w:rFonts w:ascii="Times New Roman" w:hAnsi="Times New Roman" w:cs="Times New Roman"/>
        </w:rPr>
        <w:t xml:space="preserve"> into components, contexts, features, hooks, pages, services, styles, and utils. The features directory contains the major application areas: authentication, assignments, checking, classroom management, the five UML editors, submissions, teacher functions, the tutorial workflow, and notifications.</w:t>
      </w:r>
    </w:p>
    <w:p w14:paraId="55529610"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The student interface provides a dashboard, class and assignment views, practice areas for each of the five UML artifacts, tutorial support, submission, and report/feedback views. The teacher interface provides a dashboard, class and assignment management, submission review, checking, and grading.</w:t>
      </w:r>
    </w:p>
    <w:p w14:paraId="5C53D88D" w14:textId="77777777" w:rsidR="005B1A0B" w:rsidRPr="0074450A" w:rsidRDefault="005B1A0B" w:rsidP="005B1A0B">
      <w:pPr>
        <w:rPr>
          <w:rFonts w:ascii="Times New Roman" w:hAnsi="Times New Roman" w:cs="Times New Roman"/>
        </w:rPr>
      </w:pPr>
    </w:p>
    <w:p w14:paraId="17A772EA" w14:textId="77777777" w:rsidR="005B1A0B" w:rsidRPr="0074450A" w:rsidRDefault="005B1A0B" w:rsidP="005B1A0B">
      <w:pPr>
        <w:pStyle w:val="Heading2"/>
        <w:numPr>
          <w:ilvl w:val="2"/>
          <w:numId w:val="21"/>
        </w:numPr>
        <w:rPr>
          <w:rFonts w:ascii="Times New Roman" w:hAnsi="Times New Roman" w:cs="Times New Roman"/>
        </w:rPr>
      </w:pPr>
      <w:bookmarkStart w:id="189" w:name="_Toc238277870"/>
      <w:bookmarkStart w:id="190" w:name="_Toc238561774"/>
      <w:r w:rsidRPr="0074450A">
        <w:rPr>
          <w:rFonts w:ascii="Times New Roman" w:hAnsi="Times New Roman" w:cs="Times New Roman"/>
          <w:noProof/>
        </w:rPr>
        <w:lastRenderedPageBreak/>
        <w:drawing>
          <wp:anchor distT="0" distB="0" distL="114300" distR="114300" simplePos="0" relativeHeight="251662336" behindDoc="0" locked="0" layoutInCell="1" allowOverlap="1" wp14:anchorId="59427539" wp14:editId="6597FC3F">
            <wp:simplePos x="0" y="0"/>
            <wp:positionH relativeFrom="column">
              <wp:posOffset>144780</wp:posOffset>
            </wp:positionH>
            <wp:positionV relativeFrom="paragraph">
              <wp:posOffset>381000</wp:posOffset>
            </wp:positionV>
            <wp:extent cx="6553200" cy="3004185"/>
            <wp:effectExtent l="0" t="0" r="0" b="5715"/>
            <wp:wrapSquare wrapText="bothSides"/>
            <wp:docPr id="158433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32987"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553200" cy="3004185"/>
                    </a:xfrm>
                    <a:prstGeom prst="rect">
                      <a:avLst/>
                    </a:prstGeom>
                  </pic:spPr>
                </pic:pic>
              </a:graphicData>
            </a:graphic>
            <wp14:sizeRelH relativeFrom="margin">
              <wp14:pctWidth>0</wp14:pctWidth>
            </wp14:sizeRelH>
          </wp:anchor>
        </w:drawing>
      </w:r>
      <w:r w:rsidRPr="0074450A">
        <w:rPr>
          <w:rFonts w:ascii="Times New Roman" w:hAnsi="Times New Roman" w:cs="Times New Roman"/>
        </w:rPr>
        <w:t>Student-Facing Pages</w:t>
      </w:r>
      <w:bookmarkEnd w:id="189"/>
      <w:bookmarkEnd w:id="190"/>
    </w:p>
    <w:p w14:paraId="0DF03EBF" w14:textId="77777777" w:rsidR="005B1A0B" w:rsidRPr="0074450A" w:rsidRDefault="005B1A0B" w:rsidP="005B1A0B">
      <w:pPr>
        <w:rPr>
          <w:rFonts w:ascii="Times New Roman" w:hAnsi="Times New Roman" w:cs="Times New Roman"/>
        </w:rPr>
      </w:pPr>
    </w:p>
    <w:p w14:paraId="54A3E0A7" w14:textId="77777777" w:rsidR="005B1A0B" w:rsidRPr="0074450A" w:rsidRDefault="005B1A0B" w:rsidP="005B1A0B">
      <w:pPr>
        <w:pStyle w:val="Heading2"/>
        <w:numPr>
          <w:ilvl w:val="2"/>
          <w:numId w:val="21"/>
        </w:numPr>
        <w:rPr>
          <w:rFonts w:ascii="Times New Roman" w:hAnsi="Times New Roman" w:cs="Times New Roman"/>
        </w:rPr>
      </w:pPr>
      <w:bookmarkStart w:id="191" w:name="_Toc238277871"/>
      <w:bookmarkStart w:id="192" w:name="_Toc238561775"/>
      <w:r w:rsidRPr="0074450A">
        <w:rPr>
          <w:rFonts w:ascii="Times New Roman" w:hAnsi="Times New Roman" w:cs="Times New Roman"/>
        </w:rPr>
        <w:t>Teacher-Facing Pages</w:t>
      </w:r>
      <w:bookmarkEnd w:id="191"/>
      <w:bookmarkEnd w:id="192"/>
    </w:p>
    <w:p w14:paraId="2DEE5A82" w14:textId="77777777" w:rsidR="005B1A0B" w:rsidRPr="0074450A" w:rsidRDefault="005B1A0B" w:rsidP="005B1A0B">
      <w:pPr>
        <w:ind w:left="360"/>
        <w:rPr>
          <w:rFonts w:ascii="Times New Roman" w:hAnsi="Times New Roman" w:cs="Times New Roman"/>
        </w:rPr>
      </w:pPr>
      <w:r w:rsidRPr="0074450A">
        <w:rPr>
          <w:rFonts w:ascii="Times New Roman" w:hAnsi="Times New Roman" w:cs="Times New Roman"/>
          <w:noProof/>
        </w:rPr>
        <w:drawing>
          <wp:inline distT="0" distB="0" distL="0" distR="0" wp14:anchorId="12B4F659" wp14:editId="435B78AB">
            <wp:extent cx="6461760" cy="3360420"/>
            <wp:effectExtent l="0" t="0" r="0" b="0"/>
            <wp:docPr id="78558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8115" name=""/>
                    <pic:cNvPicPr/>
                  </pic:nvPicPr>
                  <pic:blipFill>
                    <a:blip r:embed="rId47"/>
                    <a:stretch>
                      <a:fillRect/>
                    </a:stretch>
                  </pic:blipFill>
                  <pic:spPr>
                    <a:xfrm>
                      <a:off x="0" y="0"/>
                      <a:ext cx="6461760" cy="3360420"/>
                    </a:xfrm>
                    <a:prstGeom prst="rect">
                      <a:avLst/>
                    </a:prstGeom>
                  </pic:spPr>
                </pic:pic>
              </a:graphicData>
            </a:graphic>
          </wp:inline>
        </w:drawing>
      </w:r>
    </w:p>
    <w:p w14:paraId="2C130006" w14:textId="77777777" w:rsidR="005B1A0B" w:rsidRPr="0074450A" w:rsidRDefault="005B1A0B" w:rsidP="005B1A0B">
      <w:pPr>
        <w:rPr>
          <w:rFonts w:ascii="Times New Roman" w:hAnsi="Times New Roman" w:cs="Times New Roman"/>
        </w:rPr>
      </w:pPr>
      <w:r w:rsidRPr="0074450A">
        <w:rPr>
          <w:rFonts w:ascii="Times New Roman" w:hAnsi="Times New Roman" w:cs="Times New Roman"/>
        </w:rPr>
        <w:t>In both cases the general workflow follows the same pattern: log in, open the relevant class or assignment, work with the UML artifacts or submissions, run or review checking, and then submit or grade and view feedback.</w:t>
      </w:r>
    </w:p>
    <w:p w14:paraId="6FF4B500" w14:textId="2C95F8E5" w:rsidR="005B1A0B" w:rsidRDefault="005B1A0B" w:rsidP="00E27B28">
      <w:pPr>
        <w:pStyle w:val="Heading1"/>
        <w:numPr>
          <w:ilvl w:val="1"/>
          <w:numId w:val="21"/>
        </w:numPr>
        <w:rPr>
          <w:ins w:id="193" w:author="Onaiza Maqbool" w:date="2026-08-26T16:31:00Z" w16du:dateUtc="2026-08-26T11:31:00Z"/>
          <w:rFonts w:ascii="Times New Roman" w:hAnsi="Times New Roman" w:cs="Times New Roman"/>
        </w:rPr>
        <w:pPrChange w:id="194" w:author="Onaiza Maqbool" w:date="2026-08-26T16:31:00Z" w16du:dateUtc="2026-08-26T11:31:00Z">
          <w:pPr>
            <w:pStyle w:val="Heading1"/>
          </w:pPr>
        </w:pPrChange>
      </w:pPr>
      <w:bookmarkStart w:id="195" w:name="_Toc238277872"/>
      <w:bookmarkStart w:id="196" w:name="_Toc238561776"/>
      <w:del w:id="197" w:author="Onaiza Maqbool" w:date="2026-08-26T16:31:00Z" w16du:dateUtc="2026-08-26T11:31:00Z">
        <w:r w:rsidRPr="0074450A" w:rsidDel="00E27B28">
          <w:rPr>
            <w:rFonts w:ascii="Times New Roman" w:hAnsi="Times New Roman" w:cs="Times New Roman"/>
          </w:rPr>
          <w:lastRenderedPageBreak/>
          <w:delText xml:space="preserve">3.5 </w:delText>
        </w:r>
      </w:del>
      <w:r w:rsidRPr="0074450A">
        <w:rPr>
          <w:rFonts w:ascii="Times New Roman" w:hAnsi="Times New Roman" w:cs="Times New Roman"/>
        </w:rPr>
        <w:t>UML Modeling Design</w:t>
      </w:r>
      <w:bookmarkEnd w:id="195"/>
      <w:bookmarkEnd w:id="196"/>
    </w:p>
    <w:p w14:paraId="071ADCD1" w14:textId="6E83DD8B" w:rsidR="00E27B28" w:rsidRPr="00E27B28" w:rsidRDefault="00E27B28" w:rsidP="00E27B28">
      <w:pPr>
        <w:pStyle w:val="ListParagraph"/>
        <w:numPr>
          <w:ilvl w:val="1"/>
          <w:numId w:val="21"/>
        </w:numPr>
        <w:rPr>
          <w:rPrChange w:id="198" w:author="Onaiza Maqbool" w:date="2026-08-26T16:31:00Z" w16du:dateUtc="2026-08-26T11:31:00Z">
            <w:rPr>
              <w:rFonts w:ascii="Times New Roman" w:hAnsi="Times New Roman" w:cs="Times New Roman"/>
            </w:rPr>
          </w:rPrChange>
        </w:rPr>
        <w:pPrChange w:id="199" w:author="Onaiza Maqbool" w:date="2026-08-26T16:31:00Z" w16du:dateUtc="2026-08-26T11:31:00Z">
          <w:pPr>
            <w:pStyle w:val="Heading1"/>
          </w:pPr>
        </w:pPrChange>
      </w:pPr>
      <w:ins w:id="200" w:author="Onaiza Maqbool" w:date="2026-08-26T16:31:00Z" w16du:dateUtc="2026-08-26T11:31:00Z">
        <w:r>
          <w:t>Is your design object oriented or structured? If object or</w:t>
        </w:r>
      </w:ins>
      <w:ins w:id="201" w:author="Onaiza Maqbool" w:date="2026-08-26T16:32:00Z" w16du:dateUtc="2026-08-26T11:32:00Z">
        <w:r>
          <w:t xml:space="preserve">iented, why are you using a </w:t>
        </w:r>
        <w:proofErr w:type="spellStart"/>
        <w:r>
          <w:t>dfd</w:t>
        </w:r>
      </w:ins>
      <w:proofErr w:type="spellEnd"/>
    </w:p>
    <w:p w14:paraId="19D0C480" w14:textId="77777777" w:rsidR="005B1A0B" w:rsidRPr="0074450A" w:rsidRDefault="005B1A0B" w:rsidP="005B1A0B">
      <w:pPr>
        <w:pStyle w:val="Heading2"/>
        <w:rPr>
          <w:rFonts w:ascii="Times New Roman" w:hAnsi="Times New Roman" w:cs="Times New Roman"/>
        </w:rPr>
      </w:pPr>
      <w:bookmarkStart w:id="202" w:name="_Toc238561777"/>
      <w:r w:rsidRPr="0074450A">
        <w:rPr>
          <w:rFonts w:ascii="Times New Roman" w:hAnsi="Times New Roman" w:cs="Times New Roman"/>
          <w:noProof/>
          <w:sz w:val="24"/>
          <w:szCs w:val="24"/>
        </w:rPr>
        <w:drawing>
          <wp:anchor distT="0" distB="0" distL="114300" distR="114300" simplePos="0" relativeHeight="251660288" behindDoc="0" locked="0" layoutInCell="1" allowOverlap="1" wp14:anchorId="273104C6" wp14:editId="1E90F2CE">
            <wp:simplePos x="0" y="0"/>
            <wp:positionH relativeFrom="page">
              <wp:align>right</wp:align>
            </wp:positionH>
            <wp:positionV relativeFrom="paragraph">
              <wp:posOffset>331470</wp:posOffset>
            </wp:positionV>
            <wp:extent cx="7094220" cy="6545580"/>
            <wp:effectExtent l="0" t="0" r="0" b="7620"/>
            <wp:wrapSquare wrapText="bothSides"/>
            <wp:docPr id="1440547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094220" cy="6545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450A">
        <w:rPr>
          <w:rFonts w:ascii="Times New Roman" w:hAnsi="Times New Roman" w:cs="Times New Roman"/>
          <w:sz w:val="24"/>
          <w:szCs w:val="24"/>
        </w:rPr>
        <w:t xml:space="preserve">3.5.1 </w:t>
      </w:r>
      <w:proofErr w:type="spellStart"/>
      <w:r w:rsidRPr="0074450A">
        <w:rPr>
          <w:rFonts w:ascii="Times New Roman" w:hAnsi="Times New Roman" w:cs="Times New Roman"/>
          <w:sz w:val="24"/>
          <w:szCs w:val="24"/>
        </w:rPr>
        <w:t>UMLTutor</w:t>
      </w:r>
      <w:proofErr w:type="spellEnd"/>
      <w:r w:rsidRPr="0074450A">
        <w:rPr>
          <w:rFonts w:ascii="Times New Roman" w:hAnsi="Times New Roman" w:cs="Times New Roman"/>
          <w:sz w:val="24"/>
          <w:szCs w:val="24"/>
        </w:rPr>
        <w:t xml:space="preserve"> Software Architecture Class Diagram</w:t>
      </w:r>
      <w:bookmarkEnd w:id="202"/>
    </w:p>
    <w:p w14:paraId="790F33F2" w14:textId="77777777" w:rsidR="005B1A0B" w:rsidRPr="0074450A" w:rsidRDefault="005B1A0B" w:rsidP="005B1A0B">
      <w:pPr>
        <w:spacing w:after="240"/>
        <w:jc w:val="center"/>
        <w:rPr>
          <w:rFonts w:ascii="Times New Roman" w:hAnsi="Times New Roman" w:cs="Times New Roman"/>
        </w:rPr>
      </w:pPr>
      <w:r w:rsidRPr="0074450A">
        <w:rPr>
          <w:rFonts w:ascii="Times New Roman" w:hAnsi="Times New Roman" w:cs="Times New Roman"/>
          <w:b/>
          <w:i/>
          <w:color w:val="4F81BD"/>
          <w:sz w:val="20"/>
        </w:rPr>
        <w:t xml:space="preserve">Figure 3.2 – </w:t>
      </w:r>
      <w:proofErr w:type="spellStart"/>
      <w:r w:rsidRPr="0074450A">
        <w:rPr>
          <w:rFonts w:ascii="Times New Roman" w:hAnsi="Times New Roman" w:cs="Times New Roman"/>
          <w:b/>
          <w:i/>
          <w:color w:val="4F81BD"/>
          <w:sz w:val="20"/>
        </w:rPr>
        <w:t>UMLTutor</w:t>
      </w:r>
      <w:proofErr w:type="spellEnd"/>
      <w:r w:rsidRPr="0074450A">
        <w:rPr>
          <w:rFonts w:ascii="Times New Roman" w:hAnsi="Times New Roman" w:cs="Times New Roman"/>
          <w:b/>
          <w:i/>
          <w:color w:val="4F81BD"/>
          <w:sz w:val="20"/>
        </w:rPr>
        <w:t xml:space="preserve"> Software Architecture Class Diagram</w:t>
      </w:r>
    </w:p>
    <w:p w14:paraId="1B71D495" w14:textId="0AC7DA9D" w:rsidR="005B1A0B" w:rsidRPr="0074450A" w:rsidRDefault="005B1A0B" w:rsidP="005B1A0B">
      <w:pPr>
        <w:rPr>
          <w:rFonts w:ascii="Times New Roman" w:hAnsi="Times New Roman" w:cs="Times New Roman"/>
        </w:rPr>
      </w:pPr>
      <w:r w:rsidRPr="0074450A">
        <w:rPr>
          <w:rFonts w:ascii="Times New Roman" w:hAnsi="Times New Roman" w:cs="Times New Roman"/>
        </w:rPr>
        <w:lastRenderedPageBreak/>
        <w:t xml:space="preserve">Figure 3.2 shows the object-oriented structure of the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backend, organized into Controller, Service, NLP Utility, and Repository layers; the relational database design is documented separately in Figure 3.4 (Section 3.12). Below is the software architectural class breakdown:</w:t>
      </w:r>
    </w:p>
    <w:p w14:paraId="78F50A54" w14:textId="77777777" w:rsidR="005B1A0B" w:rsidRPr="0074450A" w:rsidRDefault="005B1A0B" w:rsidP="005B1A0B">
      <w:pPr>
        <w:pStyle w:val="Heading2"/>
        <w:rPr>
          <w:rFonts w:ascii="Times New Roman" w:hAnsi="Times New Roman" w:cs="Times New Roman"/>
        </w:rPr>
      </w:pPr>
      <w:bookmarkStart w:id="203" w:name="_Toc238561778"/>
      <w:r w:rsidRPr="0074450A">
        <w:rPr>
          <w:rFonts w:ascii="Times New Roman" w:hAnsi="Times New Roman" w:cs="Times New Roman"/>
          <w:noProof/>
        </w:rPr>
        <w:drawing>
          <wp:anchor distT="0" distB="0" distL="114300" distR="114300" simplePos="0" relativeHeight="251661312" behindDoc="0" locked="0" layoutInCell="1" allowOverlap="1" wp14:anchorId="39BF7844" wp14:editId="0175A1B9">
            <wp:simplePos x="0" y="0"/>
            <wp:positionH relativeFrom="margin">
              <wp:align>left</wp:align>
            </wp:positionH>
            <wp:positionV relativeFrom="paragraph">
              <wp:posOffset>325755</wp:posOffset>
            </wp:positionV>
            <wp:extent cx="6545580" cy="5935980"/>
            <wp:effectExtent l="0" t="0" r="7620" b="7620"/>
            <wp:wrapSquare wrapText="bothSides"/>
            <wp:docPr id="1036369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45580" cy="5935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450A">
        <w:rPr>
          <w:rFonts w:ascii="Times New Roman" w:hAnsi="Times New Roman" w:cs="Times New Roman"/>
        </w:rPr>
        <w:t xml:space="preserve"> </w:t>
      </w:r>
      <w:r w:rsidRPr="0074450A">
        <w:rPr>
          <w:rFonts w:ascii="Times New Roman" w:hAnsi="Times New Roman" w:cs="Times New Roman"/>
          <w:sz w:val="24"/>
          <w:szCs w:val="24"/>
        </w:rPr>
        <w:t xml:space="preserve">3.6.4 </w:t>
      </w:r>
      <w:proofErr w:type="spellStart"/>
      <w:r w:rsidRPr="0074450A">
        <w:rPr>
          <w:rFonts w:ascii="Times New Roman" w:hAnsi="Times New Roman" w:cs="Times New Roman"/>
          <w:sz w:val="24"/>
          <w:szCs w:val="24"/>
        </w:rPr>
        <w:t>UMLTutor</w:t>
      </w:r>
      <w:proofErr w:type="spellEnd"/>
      <w:r w:rsidRPr="0074450A">
        <w:rPr>
          <w:rFonts w:ascii="Times New Roman" w:hAnsi="Times New Roman" w:cs="Times New Roman"/>
          <w:sz w:val="24"/>
          <w:szCs w:val="24"/>
        </w:rPr>
        <w:t xml:space="preserve"> Software Design Sequence Diagrams</w:t>
      </w:r>
      <w:bookmarkEnd w:id="203"/>
    </w:p>
    <w:p w14:paraId="6B9A2D2D" w14:textId="77777777" w:rsidR="005B1A0B" w:rsidRPr="0074450A" w:rsidRDefault="005B1A0B" w:rsidP="005B1A0B">
      <w:pPr>
        <w:spacing w:before="200" w:after="80"/>
        <w:rPr>
          <w:rFonts w:ascii="Times New Roman" w:hAnsi="Times New Roman" w:cs="Times New Roman"/>
        </w:rPr>
      </w:pPr>
    </w:p>
    <w:p w14:paraId="14C41082" w14:textId="77777777" w:rsidR="005B1A0B" w:rsidRPr="0074450A" w:rsidRDefault="005B1A0B" w:rsidP="005B1A0B">
      <w:pPr>
        <w:spacing w:after="240"/>
        <w:jc w:val="center"/>
        <w:rPr>
          <w:rFonts w:ascii="Times New Roman" w:hAnsi="Times New Roman" w:cs="Times New Roman"/>
        </w:rPr>
      </w:pPr>
      <w:r w:rsidRPr="0074450A">
        <w:rPr>
          <w:rFonts w:ascii="Times New Roman" w:hAnsi="Times New Roman" w:cs="Times New Roman"/>
          <w:b/>
          <w:i/>
          <w:color w:val="4F81BD"/>
          <w:sz w:val="20"/>
        </w:rPr>
        <w:t xml:space="preserve">Figure 3.3 – </w:t>
      </w:r>
      <w:proofErr w:type="spellStart"/>
      <w:r w:rsidRPr="0074450A">
        <w:rPr>
          <w:rFonts w:ascii="Times New Roman" w:hAnsi="Times New Roman" w:cs="Times New Roman"/>
          <w:b/>
          <w:i/>
          <w:color w:val="4F81BD"/>
          <w:sz w:val="20"/>
        </w:rPr>
        <w:t>UMLTutor</w:t>
      </w:r>
      <w:proofErr w:type="spellEnd"/>
      <w:r w:rsidRPr="0074450A">
        <w:rPr>
          <w:rFonts w:ascii="Times New Roman" w:hAnsi="Times New Roman" w:cs="Times New Roman"/>
          <w:b/>
          <w:i/>
          <w:color w:val="4F81BD"/>
          <w:sz w:val="20"/>
        </w:rPr>
        <w:t xml:space="preserve"> Software Execution Sequence Diagram (Automated &amp; Consistency Checking Pipeline)</w:t>
      </w:r>
    </w:p>
    <w:p w14:paraId="7FD5F9DD" w14:textId="77777777" w:rsidR="00C07C08" w:rsidRDefault="00C07C08" w:rsidP="005B1A0B">
      <w:pPr>
        <w:rPr>
          <w:rFonts w:ascii="Times New Roman" w:hAnsi="Times New Roman" w:cs="Times New Roman"/>
        </w:rPr>
      </w:pPr>
    </w:p>
    <w:p w14:paraId="70FF019B" w14:textId="77777777" w:rsidR="00C07C08" w:rsidRDefault="00C07C08" w:rsidP="005B1A0B">
      <w:pPr>
        <w:rPr>
          <w:rFonts w:ascii="Times New Roman" w:hAnsi="Times New Roman" w:cs="Times New Roman"/>
        </w:rPr>
      </w:pPr>
    </w:p>
    <w:p w14:paraId="0F1199FF" w14:textId="77777777" w:rsidR="00C07C08" w:rsidRDefault="00C07C08" w:rsidP="005B1A0B">
      <w:pPr>
        <w:rPr>
          <w:rFonts w:ascii="Times New Roman" w:hAnsi="Times New Roman" w:cs="Times New Roman"/>
        </w:rPr>
      </w:pPr>
    </w:p>
    <w:p w14:paraId="083FDF9D" w14:textId="77777777" w:rsidR="00C07C08" w:rsidRDefault="00C07C08" w:rsidP="005B1A0B">
      <w:pPr>
        <w:rPr>
          <w:rFonts w:ascii="Times New Roman" w:hAnsi="Times New Roman" w:cs="Times New Roman"/>
        </w:rPr>
      </w:pPr>
    </w:p>
    <w:p w14:paraId="3E8921BB" w14:textId="15724B00" w:rsidR="005B1A0B" w:rsidRPr="0074450A" w:rsidRDefault="005B1A0B" w:rsidP="005B1A0B">
      <w:pPr>
        <w:rPr>
          <w:rFonts w:ascii="Times New Roman" w:hAnsi="Times New Roman" w:cs="Times New Roman"/>
        </w:rPr>
      </w:pPr>
      <w:r w:rsidRPr="0074450A">
        <w:rPr>
          <w:rFonts w:ascii="Times New Roman" w:hAnsi="Times New Roman" w:cs="Times New Roman"/>
        </w:rPr>
        <w:t>Software Design Sequence Diagrams describe the object-level message exchange across application layers during major system execution workflows.</w:t>
      </w:r>
    </w:p>
    <w:p w14:paraId="2DDFD030" w14:textId="77777777" w:rsidR="005B1A0B" w:rsidRPr="0074450A" w:rsidRDefault="005B1A0B" w:rsidP="005B1A0B">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provides five separate editors, one per supported UML artifact, all built on React Flow so diagrams are stored as nodes and edges that the checking engine can later process.</w:t>
      </w:r>
    </w:p>
    <w:p w14:paraId="7E427F53"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Use Case Diagram: supports actors, use cases, a system boundary, and relationships.</w:t>
      </w:r>
    </w:p>
    <w:p w14:paraId="581B94B4"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Use Case Description: textual detail (primary actor, preconditions, postconditions, main scenario, alternative flows) linked to a use case through </w:t>
      </w:r>
      <w:proofErr w:type="spellStart"/>
      <w:r w:rsidRPr="0074450A">
        <w:rPr>
          <w:rFonts w:ascii="Times New Roman" w:hAnsi="Times New Roman" w:cs="Times New Roman"/>
        </w:rPr>
        <w:t>relatedId</w:t>
      </w:r>
      <w:proofErr w:type="spellEnd"/>
      <w:r w:rsidRPr="0074450A">
        <w:rPr>
          <w:rFonts w:ascii="Times New Roman" w:hAnsi="Times New Roman" w:cs="Times New Roman"/>
        </w:rPr>
        <w:t>, so the checking engine can compare the diagram against its description.</w:t>
      </w:r>
    </w:p>
    <w:p w14:paraId="3524997A"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System Sequence Diagram (SSD): actor and system lifelines and messages, linked to a use case; checked together with its Use Case Description.</w:t>
      </w:r>
    </w:p>
    <w:p w14:paraId="5820C039"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Class Diagram: classes and their UML relationships; the checking engine also examines methods, attributes, and relationships.</w:t>
      </w:r>
    </w:p>
    <w:p w14:paraId="7B7B41EA"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Sequence Diagram: participants, messages, activations, and combined fragments, linked to a use case and compared against the Class Diagram and earlier artifacts.</w:t>
      </w:r>
    </w:p>
    <w:p w14:paraId="429CADD6" w14:textId="77777777" w:rsidR="005B1A0B" w:rsidRPr="0074450A" w:rsidRDefault="005B1A0B" w:rsidP="005B1A0B">
      <w:pPr>
        <w:pStyle w:val="Heading1"/>
        <w:rPr>
          <w:rFonts w:ascii="Times New Roman" w:hAnsi="Times New Roman" w:cs="Times New Roman"/>
        </w:rPr>
      </w:pPr>
      <w:bookmarkStart w:id="204" w:name="_Toc238277873"/>
      <w:bookmarkStart w:id="205" w:name="_Toc238561779"/>
      <w:r w:rsidRPr="0074450A">
        <w:rPr>
          <w:rFonts w:ascii="Times New Roman" w:hAnsi="Times New Roman" w:cs="Times New Roman"/>
        </w:rPr>
        <w:t>3.6 Backend Architecture</w:t>
      </w:r>
      <w:bookmarkEnd w:id="204"/>
      <w:bookmarkEnd w:id="205"/>
    </w:p>
    <w:p w14:paraId="0FC5C017"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The backend follows a layered folder structure: routes define the API surface; controllers handle HTTP-level request/response logic; services hold the main application logic; repositories separate database access (via Prisma) from that logic; and middleware handles cross-cutting concerns.</w:t>
      </w:r>
    </w:p>
    <w:p w14:paraId="3066E190" w14:textId="77777777" w:rsidR="005B1A0B" w:rsidRPr="0074450A" w:rsidRDefault="005B1A0B" w:rsidP="005B1A0B">
      <w:pPr>
        <w:pStyle w:val="Heading2"/>
        <w:rPr>
          <w:rFonts w:ascii="Times New Roman" w:hAnsi="Times New Roman" w:cs="Times New Roman"/>
        </w:rPr>
      </w:pPr>
      <w:bookmarkStart w:id="206" w:name="_Toc238277874"/>
      <w:bookmarkStart w:id="207" w:name="_Toc238561780"/>
      <w:r w:rsidRPr="0074450A">
        <w:rPr>
          <w:rFonts w:ascii="Times New Roman" w:hAnsi="Times New Roman" w:cs="Times New Roman"/>
        </w:rPr>
        <w:t>3.6.1 Routes and Controllers</w:t>
      </w:r>
      <w:bookmarkEnd w:id="206"/>
      <w:bookmarkEnd w:id="207"/>
    </w:p>
    <w:p w14:paraId="75E8156B"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Route groups exist for authentication, checking, classes, assignments, submissions, notifications, and students, plus /health for a status check and /</w:t>
      </w:r>
      <w:proofErr w:type="spellStart"/>
      <w:r w:rsidRPr="0074450A">
        <w:rPr>
          <w:rFonts w:ascii="Times New Roman" w:hAnsi="Times New Roman" w:cs="Times New Roman"/>
        </w:rPr>
        <w:t>api</w:t>
      </w:r>
      <w:proofErr w:type="spellEnd"/>
      <w:r w:rsidRPr="0074450A">
        <w:rPr>
          <w:rFonts w:ascii="Times New Roman" w:hAnsi="Times New Roman" w:cs="Times New Roman"/>
        </w:rPr>
        <w:t>-docs for Swagger documentation. Matching controllers exist for authentication, assignments, checking, classes, notifications, resources, students, submissions, and announcements.</w:t>
      </w:r>
    </w:p>
    <w:p w14:paraId="638AAE58" w14:textId="77777777" w:rsidR="005B1A0B" w:rsidRPr="0074450A" w:rsidRDefault="005B1A0B" w:rsidP="005B1A0B">
      <w:pPr>
        <w:rPr>
          <w:rFonts w:ascii="Times New Roman" w:hAnsi="Times New Roman" w:cs="Times New Roman"/>
        </w:rPr>
      </w:pPr>
    </w:p>
    <w:p w14:paraId="5A4F4534" w14:textId="77777777" w:rsidR="005B1A0B" w:rsidRPr="0074450A" w:rsidRDefault="005B1A0B" w:rsidP="005B1A0B">
      <w:pPr>
        <w:pStyle w:val="Heading2"/>
        <w:rPr>
          <w:rFonts w:ascii="Times New Roman" w:hAnsi="Times New Roman" w:cs="Times New Roman"/>
        </w:rPr>
      </w:pPr>
      <w:bookmarkStart w:id="208" w:name="_Toc238277875"/>
      <w:bookmarkStart w:id="209" w:name="_Toc238561781"/>
      <w:r w:rsidRPr="0074450A">
        <w:rPr>
          <w:rFonts w:ascii="Times New Roman" w:hAnsi="Times New Roman" w:cs="Times New Roman"/>
        </w:rPr>
        <w:t>3.6.2 Services and Repositories</w:t>
      </w:r>
      <w:bookmarkEnd w:id="208"/>
      <w:bookmarkEnd w:id="209"/>
    </w:p>
    <w:p w14:paraId="2E1EB090" w14:textId="77777777" w:rsidR="005B1A0B" w:rsidRPr="0074450A" w:rsidRDefault="005B1A0B" w:rsidP="005B1A0B">
      <w:pPr>
        <w:rPr>
          <w:rFonts w:ascii="Times New Roman" w:hAnsi="Times New Roman" w:cs="Times New Roman"/>
        </w:rPr>
      </w:pPr>
      <w:r w:rsidRPr="0074450A">
        <w:rPr>
          <w:rFonts w:ascii="Times New Roman" w:hAnsi="Times New Roman" w:cs="Times New Roman"/>
        </w:rPr>
        <w:t xml:space="preserve">Key services include </w:t>
      </w:r>
      <w:proofErr w:type="spellStart"/>
      <w:r w:rsidRPr="0074450A">
        <w:rPr>
          <w:rFonts w:ascii="Times New Roman" w:hAnsi="Times New Roman" w:cs="Times New Roman"/>
        </w:rPr>
        <w:t>authService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assignmentService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classService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checkingEngine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notificationService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ssdValidationService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studentService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submissionService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suggestionEngine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resourceService</w:t>
      </w:r>
      <w:proofErr w:type="spellEnd"/>
      <w:r w:rsidRPr="0074450A">
        <w:rPr>
          <w:rFonts w:ascii="Times New Roman" w:hAnsi="Times New Roman" w:cs="Times New Roman"/>
        </w:rPr>
        <w:t xml:space="preserve">, and </w:t>
      </w:r>
      <w:proofErr w:type="spellStart"/>
      <w:r w:rsidRPr="0074450A">
        <w:rPr>
          <w:rFonts w:ascii="Times New Roman" w:hAnsi="Times New Roman" w:cs="Times New Roman"/>
        </w:rPr>
        <w:t>announcementService</w:t>
      </w:r>
      <w:proofErr w:type="spellEnd"/>
      <w:r w:rsidRPr="0074450A">
        <w:rPr>
          <w:rFonts w:ascii="Times New Roman" w:hAnsi="Times New Roman" w:cs="Times New Roman"/>
        </w:rPr>
        <w:t xml:space="preserve">, together with the </w:t>
      </w:r>
      <w:proofErr w:type="spellStart"/>
      <w:r w:rsidRPr="0074450A">
        <w:rPr>
          <w:rFonts w:ascii="Times New Roman" w:hAnsi="Times New Roman" w:cs="Times New Roman"/>
        </w:rPr>
        <w:t>semanticService</w:t>
      </w:r>
      <w:proofErr w:type="spellEnd"/>
      <w:r w:rsidRPr="0074450A">
        <w:rPr>
          <w:rFonts w:ascii="Times New Roman" w:hAnsi="Times New Roman" w:cs="Times New Roman"/>
        </w:rPr>
        <w:t>/similarity/</w:t>
      </w:r>
      <w:proofErr w:type="spellStart"/>
      <w:r w:rsidRPr="0074450A">
        <w:rPr>
          <w:rFonts w:ascii="Times New Roman" w:hAnsi="Times New Roman" w:cs="Times New Roman"/>
        </w:rPr>
        <w:t>sentenceUtils</w:t>
      </w:r>
      <w:proofErr w:type="spellEnd"/>
      <w:r w:rsidRPr="0074450A">
        <w:rPr>
          <w:rFonts w:ascii="Times New Roman" w:hAnsi="Times New Roman" w:cs="Times New Roman"/>
        </w:rPr>
        <w:t xml:space="preserve"> modules in the </w:t>
      </w:r>
      <w:proofErr w:type="spellStart"/>
      <w:r w:rsidRPr="0074450A">
        <w:rPr>
          <w:rFonts w:ascii="Times New Roman" w:hAnsi="Times New Roman" w:cs="Times New Roman"/>
        </w:rPr>
        <w:t>nlp</w:t>
      </w:r>
      <w:proofErr w:type="spellEnd"/>
      <w:r w:rsidRPr="0074450A">
        <w:rPr>
          <w:rFonts w:ascii="Times New Roman" w:hAnsi="Times New Roman" w:cs="Times New Roman"/>
        </w:rPr>
        <w:t xml:space="preserve">/ folder. The checking engine drives the main UML checking process, delegating structural SSD checks to </w:t>
      </w:r>
      <w:proofErr w:type="spellStart"/>
      <w:r w:rsidRPr="0074450A">
        <w:rPr>
          <w:rFonts w:ascii="Times New Roman" w:hAnsi="Times New Roman" w:cs="Times New Roman"/>
        </w:rPr>
        <w:t>ssdValidationService</w:t>
      </w:r>
      <w:proofErr w:type="spellEnd"/>
      <w:r w:rsidRPr="0074450A">
        <w:rPr>
          <w:rFonts w:ascii="Times New Roman" w:hAnsi="Times New Roman" w:cs="Times New Roman"/>
        </w:rPr>
        <w:t xml:space="preserve"> and semantic term comparison between a student's own artifacts to the </w:t>
      </w:r>
      <w:proofErr w:type="spellStart"/>
      <w:r w:rsidRPr="0074450A">
        <w:rPr>
          <w:rFonts w:ascii="Times New Roman" w:hAnsi="Times New Roman" w:cs="Times New Roman"/>
        </w:rPr>
        <w:t>nlp</w:t>
      </w:r>
      <w:proofErr w:type="spellEnd"/>
      <w:r w:rsidRPr="0074450A">
        <w:rPr>
          <w:rFonts w:ascii="Times New Roman" w:hAnsi="Times New Roman" w:cs="Times New Roman"/>
        </w:rPr>
        <w:t>/ modules; repositories for assignments, classes, notifications, submissions, submission exports, and users keep database access out of the controllers.</w:t>
      </w:r>
    </w:p>
    <w:p w14:paraId="6A684187" w14:textId="77777777" w:rsidR="005B1A0B" w:rsidRPr="0074450A" w:rsidRDefault="005B1A0B" w:rsidP="005B1A0B">
      <w:pPr>
        <w:rPr>
          <w:rFonts w:ascii="Times New Roman" w:hAnsi="Times New Roman" w:cs="Times New Roman"/>
        </w:rPr>
      </w:pPr>
    </w:p>
    <w:p w14:paraId="3CA6C13E" w14:textId="77777777" w:rsidR="005B1A0B" w:rsidRPr="0074450A" w:rsidRDefault="005B1A0B" w:rsidP="005B1A0B">
      <w:pPr>
        <w:pStyle w:val="Heading2"/>
        <w:rPr>
          <w:rFonts w:ascii="Times New Roman" w:hAnsi="Times New Roman" w:cs="Times New Roman"/>
        </w:rPr>
      </w:pPr>
      <w:bookmarkStart w:id="210" w:name="_Toc238277876"/>
      <w:bookmarkStart w:id="211" w:name="_Toc238561782"/>
      <w:r w:rsidRPr="0074450A">
        <w:rPr>
          <w:rFonts w:ascii="Times New Roman" w:hAnsi="Times New Roman" w:cs="Times New Roman"/>
        </w:rPr>
        <w:lastRenderedPageBreak/>
        <w:t>3.6.3 Middleware and Security</w:t>
      </w:r>
      <w:bookmarkEnd w:id="210"/>
      <w:bookmarkEnd w:id="211"/>
    </w:p>
    <w:p w14:paraId="64504242"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Middleware handles authentication (verifying Firebase ID tokens), role-based authorization, request logging, validation, error handling, and rate limiting. Additional API-level protections include Helmet, CORS configuration, and centralized error handling, so validation, authentication, and other application errors are returned through a consistent response format.</w:t>
      </w:r>
    </w:p>
    <w:p w14:paraId="760ADCE7" w14:textId="77777777" w:rsidR="005B1A0B" w:rsidRPr="0074450A" w:rsidRDefault="005B1A0B" w:rsidP="005B1A0B">
      <w:pPr>
        <w:pStyle w:val="Heading1"/>
        <w:rPr>
          <w:rFonts w:ascii="Times New Roman" w:hAnsi="Times New Roman" w:cs="Times New Roman"/>
        </w:rPr>
      </w:pPr>
      <w:bookmarkStart w:id="212" w:name="_Toc238277877"/>
      <w:bookmarkStart w:id="213" w:name="_Toc238561783"/>
      <w:r w:rsidRPr="0074450A">
        <w:rPr>
          <w:rFonts w:ascii="Times New Roman" w:hAnsi="Times New Roman" w:cs="Times New Roman"/>
        </w:rPr>
        <w:t>3.7 Authentication and Authorization Design</w:t>
      </w:r>
      <w:bookmarkEnd w:id="212"/>
      <w:bookmarkEnd w:id="213"/>
    </w:p>
    <w:p w14:paraId="19C97E95" w14:textId="77777777" w:rsidR="005B1A0B" w:rsidRPr="0074450A" w:rsidRDefault="005B1A0B" w:rsidP="005B1A0B">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uses Firebase Authentication: the frontend uses the Firebase client SDK to sign a user in, the backend uses the Firebase Admin SDK to verify the resulting ID </w:t>
      </w:r>
      <w:proofErr w:type="gramStart"/>
      <w:r w:rsidRPr="0074450A">
        <w:rPr>
          <w:rFonts w:ascii="Times New Roman" w:hAnsi="Times New Roman" w:cs="Times New Roman"/>
        </w:rPr>
        <w:t>token</w:t>
      </w:r>
      <w:proofErr w:type="gramEnd"/>
      <w:r w:rsidRPr="0074450A">
        <w:rPr>
          <w:rFonts w:ascii="Times New Roman" w:hAnsi="Times New Roman" w:cs="Times New Roman"/>
        </w:rPr>
        <w:t xml:space="preserve"> on each API request, and the authenticated user is then looked up in PostgreSQL to determine their role. Role-based authorization then controls access</w:t>
      </w:r>
    </w:p>
    <w:p w14:paraId="6209ECEC"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 for example, student routes require the STUDENT role, while teacher management and review routes require the TEACHER role.</w:t>
      </w:r>
    </w:p>
    <w:p w14:paraId="31D30EEC" w14:textId="77777777" w:rsidR="005B1A0B" w:rsidRPr="0074450A" w:rsidRDefault="005B1A0B" w:rsidP="005B1A0B">
      <w:pPr>
        <w:pStyle w:val="Heading1"/>
        <w:rPr>
          <w:rFonts w:ascii="Times New Roman" w:hAnsi="Times New Roman" w:cs="Times New Roman"/>
        </w:rPr>
      </w:pPr>
      <w:bookmarkStart w:id="214" w:name="_Toc238277878"/>
      <w:bookmarkStart w:id="215" w:name="_Toc238561784"/>
      <w:r w:rsidRPr="0074450A">
        <w:rPr>
          <w:rFonts w:ascii="Times New Roman" w:hAnsi="Times New Roman" w:cs="Times New Roman"/>
        </w:rPr>
        <w:t>3.8 Requirement Processing and Automated Checking Design</w:t>
      </w:r>
      <w:bookmarkEnd w:id="214"/>
      <w:bookmarkEnd w:id="215"/>
    </w:p>
    <w:p w14:paraId="08F050E0" w14:textId="77777777" w:rsidR="005B1A0B" w:rsidRPr="0074450A" w:rsidRDefault="005B1A0B" w:rsidP="005B1A0B">
      <w:pPr>
        <w:pStyle w:val="Heading2"/>
        <w:rPr>
          <w:rFonts w:ascii="Times New Roman" w:hAnsi="Times New Roman" w:cs="Times New Roman"/>
        </w:rPr>
      </w:pPr>
      <w:bookmarkStart w:id="216" w:name="_Toc238277879"/>
      <w:bookmarkStart w:id="217" w:name="_Toc238561785"/>
      <w:r w:rsidRPr="0074450A">
        <w:rPr>
          <w:rFonts w:ascii="Times New Roman" w:hAnsi="Times New Roman" w:cs="Times New Roman"/>
        </w:rPr>
        <w:t>3.8.1 Semantic Consistency Checking</w:t>
      </w:r>
      <w:bookmarkEnd w:id="216"/>
      <w:bookmarkEnd w:id="217"/>
    </w:p>
    <w:p w14:paraId="065B4C63" w14:textId="77777777" w:rsidR="005B1A0B" w:rsidRPr="0074450A" w:rsidRDefault="005B1A0B" w:rsidP="005B1A0B">
      <w:pPr>
        <w:jc w:val="both"/>
        <w:rPr>
          <w:rFonts w:ascii="Times New Roman" w:hAnsi="Times New Roman" w:cs="Times New Roman"/>
        </w:rPr>
      </w:pPr>
      <w:proofErr w:type="spellStart"/>
      <w:r w:rsidRPr="0074450A">
        <w:rPr>
          <w:rFonts w:ascii="Times New Roman" w:hAnsi="Times New Roman" w:cs="Times New Roman"/>
        </w:rPr>
        <w:t>UMLTutor's</w:t>
      </w:r>
      <w:proofErr w:type="spellEnd"/>
      <w:r w:rsidRPr="0074450A">
        <w:rPr>
          <w:rFonts w:ascii="Times New Roman" w:hAnsi="Times New Roman" w:cs="Times New Roman"/>
        </w:rPr>
        <w:t xml:space="preserve"> checking engine does not parse an assignment's attached requirement or case-study text into a separate model. Instead, semantic matching is applied between a student's own UML artifacts, so that related information stays consistent as it moves from one diagram to another.</w:t>
      </w:r>
    </w:p>
    <w:p w14:paraId="778E2F7A" w14:textId="77777777" w:rsidR="005B1A0B" w:rsidRDefault="005B1A0B" w:rsidP="005B1A0B">
      <w:pPr>
        <w:jc w:val="both"/>
        <w:rPr>
          <w:rFonts w:ascii="Times New Roman" w:hAnsi="Times New Roman" w:cs="Times New Roman"/>
        </w:rPr>
      </w:pPr>
      <w:r w:rsidRPr="0074450A">
        <w:rPr>
          <w:rFonts w:ascii="Times New Roman" w:hAnsi="Times New Roman" w:cs="Times New Roman"/>
        </w:rPr>
        <w:t xml:space="preserve">The backend's </w:t>
      </w:r>
      <w:proofErr w:type="spellStart"/>
      <w:r w:rsidRPr="0074450A">
        <w:rPr>
          <w:rFonts w:ascii="Times New Roman" w:hAnsi="Times New Roman" w:cs="Times New Roman"/>
        </w:rPr>
        <w:t>nlp</w:t>
      </w:r>
      <w:proofErr w:type="spellEnd"/>
      <w:r w:rsidRPr="0074450A">
        <w:rPr>
          <w:rFonts w:ascii="Times New Roman" w:hAnsi="Times New Roman" w:cs="Times New Roman"/>
        </w:rPr>
        <w:t>/ folder (</w:t>
      </w:r>
      <w:proofErr w:type="spellStart"/>
      <w:r w:rsidRPr="0074450A">
        <w:rPr>
          <w:rFonts w:ascii="Times New Roman" w:hAnsi="Times New Roman" w:cs="Times New Roman"/>
        </w:rPr>
        <w:t>semanticService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sentenceUtils</w:t>
      </w:r>
      <w:proofErr w:type="spellEnd"/>
      <w:r w:rsidRPr="0074450A">
        <w:rPr>
          <w:rFonts w:ascii="Times New Roman" w:hAnsi="Times New Roman" w:cs="Times New Roman"/>
        </w:rPr>
        <w:t>, similarity, and constants) provides this support: parsing a Use Case Description step or an SSD message into its component parts, normalizing and comparing terms (</w:t>
      </w:r>
      <w:proofErr w:type="spellStart"/>
      <w:r w:rsidRPr="0074450A">
        <w:rPr>
          <w:rFonts w:ascii="Times New Roman" w:hAnsi="Times New Roman" w:cs="Times New Roman"/>
        </w:rPr>
        <w:t>evaluateFunctionMatch</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fuzzyMatch</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normalizeName</w:t>
      </w:r>
      <w:proofErr w:type="spellEnd"/>
      <w:r w:rsidRPr="0074450A">
        <w:rPr>
          <w:rFonts w:ascii="Times New Roman" w:hAnsi="Times New Roman" w:cs="Times New Roman"/>
        </w:rPr>
        <w:t>), and comparing method signatures between an SSD message and a Class Diagram operation (</w:t>
      </w:r>
      <w:proofErr w:type="spellStart"/>
      <w:r w:rsidRPr="0074450A">
        <w:rPr>
          <w:rFonts w:ascii="Times New Roman" w:hAnsi="Times New Roman" w:cs="Times New Roman"/>
        </w:rPr>
        <w:t>compareParameterLists</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compareClassOperation</w:t>
      </w:r>
      <w:proofErr w:type="spellEnd"/>
      <w:r w:rsidRPr="0074450A">
        <w:rPr>
          <w:rFonts w:ascii="Times New Roman" w:hAnsi="Times New Roman" w:cs="Times New Roman"/>
        </w:rPr>
        <w:t xml:space="preserve">). This is what allows the checking engine to confirm, for example, that a step written in a Use Case Description is reflected by a matching message in the corresponding SSD, and that an SSD message corresponds to an operation defined </w:t>
      </w:r>
      <w:proofErr w:type="gramStart"/>
      <w:r w:rsidRPr="0074450A">
        <w:rPr>
          <w:rFonts w:ascii="Times New Roman" w:hAnsi="Times New Roman" w:cs="Times New Roman"/>
        </w:rPr>
        <w:t>on</w:t>
      </w:r>
      <w:proofErr w:type="gramEnd"/>
      <w:r w:rsidRPr="0074450A">
        <w:rPr>
          <w:rFonts w:ascii="Times New Roman" w:hAnsi="Times New Roman" w:cs="Times New Roman"/>
        </w:rPr>
        <w:t xml:space="preserve"> the right class. The requirement or case-study text a teacher attaches to an assignment is stored and shown to students as context for their modeling task, but it is not itself parsed by the checking engine.</w:t>
      </w:r>
    </w:p>
    <w:p w14:paraId="0130040E" w14:textId="77777777" w:rsidR="00C07C08" w:rsidRDefault="00C07C08" w:rsidP="005B1A0B">
      <w:pPr>
        <w:jc w:val="both"/>
        <w:rPr>
          <w:rFonts w:ascii="Times New Roman" w:hAnsi="Times New Roman" w:cs="Times New Roman"/>
        </w:rPr>
      </w:pPr>
    </w:p>
    <w:p w14:paraId="7C4FAA10" w14:textId="77777777" w:rsidR="00C07C08" w:rsidRPr="0074450A" w:rsidRDefault="00C07C08" w:rsidP="005B1A0B">
      <w:pPr>
        <w:jc w:val="both"/>
        <w:rPr>
          <w:rFonts w:ascii="Times New Roman" w:hAnsi="Times New Roman" w:cs="Times New Roman"/>
        </w:rPr>
      </w:pPr>
    </w:p>
    <w:p w14:paraId="24C06065" w14:textId="77777777" w:rsidR="005B1A0B" w:rsidRPr="0074450A" w:rsidRDefault="005B1A0B" w:rsidP="005B1A0B">
      <w:pPr>
        <w:jc w:val="both"/>
        <w:rPr>
          <w:rFonts w:ascii="Times New Roman" w:hAnsi="Times New Roman" w:cs="Times New Roman"/>
        </w:rPr>
      </w:pPr>
    </w:p>
    <w:p w14:paraId="033ECCF3" w14:textId="77777777" w:rsidR="005B1A0B" w:rsidRPr="0074450A" w:rsidRDefault="005B1A0B" w:rsidP="005B1A0B">
      <w:pPr>
        <w:pStyle w:val="Heading2"/>
        <w:rPr>
          <w:rFonts w:ascii="Times New Roman" w:hAnsi="Times New Roman" w:cs="Times New Roman"/>
        </w:rPr>
      </w:pPr>
      <w:bookmarkStart w:id="218" w:name="_Toc238277880"/>
      <w:bookmarkStart w:id="219" w:name="_Toc238561786"/>
      <w:r w:rsidRPr="0074450A">
        <w:rPr>
          <w:rFonts w:ascii="Times New Roman" w:hAnsi="Times New Roman" w:cs="Times New Roman"/>
        </w:rPr>
        <w:lastRenderedPageBreak/>
        <w:t>3.8.2 Validation Rule System</w:t>
      </w:r>
      <w:bookmarkEnd w:id="218"/>
      <w:bookmarkEnd w:id="219"/>
    </w:p>
    <w:p w14:paraId="1B4939FB" w14:textId="77777777" w:rsidR="005B1A0B" w:rsidRPr="0074450A" w:rsidRDefault="005B1A0B" w:rsidP="005B1A0B">
      <w:pPr>
        <w:rPr>
          <w:rFonts w:ascii="Times New Roman" w:hAnsi="Times New Roman" w:cs="Times New Roman"/>
        </w:rPr>
      </w:pPr>
      <w:bookmarkStart w:id="220" w:name="_Toc238277881"/>
      <w:r w:rsidRPr="0074450A">
        <w:rPr>
          <w:rFonts w:ascii="Times New Roman" w:hAnsi="Times New Roman" w:cs="Times New Roman"/>
        </w:rPr>
        <w:t>The backend uses a centralized rule registry as well as a rule pipeline that takes into consideration the dependencies among the rules. There are 124 rules in the registry currently, out of which 117 are active and classified according to the area of UML and the type of checking they do (structural, consistency, naming, completeness, UML standards, and best practices).</w:t>
      </w:r>
    </w:p>
    <w:p w14:paraId="63421266" w14:textId="77777777" w:rsidR="005B1A0B" w:rsidRPr="0074450A" w:rsidRDefault="005B1A0B" w:rsidP="005B1A0B">
      <w:pPr>
        <w:rPr>
          <w:rFonts w:ascii="Times New Roman" w:hAnsi="Times New Roman" w:cs="Times New Roman"/>
        </w:rPr>
      </w:pPr>
      <w:r w:rsidRPr="0074450A">
        <w:rPr>
          <w:rFonts w:ascii="Times New Roman" w:hAnsi="Times New Roman" w:cs="Times New Roman"/>
        </w:rPr>
        <w:t>The pipeline makes use of the dependency knowledge about the rules to ensure that the absence of some required element does not create a bunch of errors unrelated to the actual problem; the steps followed in this process are the loading of rules, resolving of their dependencies, running of required rules, identifying the root cause, suppressing the unnecessary errors, and finally generating the results.</w:t>
      </w:r>
    </w:p>
    <w:p w14:paraId="78C8B715" w14:textId="77777777" w:rsidR="005B1A0B" w:rsidRPr="0074450A" w:rsidRDefault="005B1A0B" w:rsidP="005B1A0B">
      <w:pPr>
        <w:pStyle w:val="Heading2"/>
        <w:rPr>
          <w:rFonts w:ascii="Times New Roman" w:hAnsi="Times New Roman" w:cs="Times New Roman"/>
        </w:rPr>
      </w:pPr>
      <w:bookmarkStart w:id="221" w:name="_Toc238561787"/>
      <w:r w:rsidRPr="0074450A">
        <w:rPr>
          <w:rFonts w:ascii="Times New Roman" w:hAnsi="Times New Roman" w:cs="Times New Roman"/>
        </w:rPr>
        <w:t>3.8.3 Six-Phase Checking Pipeline</w:t>
      </w:r>
      <w:bookmarkEnd w:id="220"/>
      <w:bookmarkEnd w:id="221"/>
    </w:p>
    <w:p w14:paraId="47248D46"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Checking is </w:t>
      </w:r>
      <w:proofErr w:type="spellStart"/>
      <w:r w:rsidRPr="0074450A">
        <w:rPr>
          <w:rFonts w:ascii="Times New Roman" w:hAnsi="Times New Roman" w:cs="Times New Roman"/>
        </w:rPr>
        <w:t>organised</w:t>
      </w:r>
      <w:proofErr w:type="spellEnd"/>
      <w:r w:rsidRPr="0074450A">
        <w:rPr>
          <w:rFonts w:ascii="Times New Roman" w:hAnsi="Times New Roman" w:cs="Times New Roman"/>
        </w:rPr>
        <w:t xml:space="preserve"> into six phases, run in order:</w:t>
      </w:r>
    </w:p>
    <w:p w14:paraId="604C9EF4" w14:textId="77777777" w:rsidR="005B1A0B" w:rsidRPr="0074450A" w:rsidRDefault="005B1A0B" w:rsidP="005B1A0B">
      <w:pPr>
        <w:pStyle w:val="ListParagraph"/>
        <w:numPr>
          <w:ilvl w:val="0"/>
          <w:numId w:val="22"/>
        </w:numPr>
        <w:jc w:val="both"/>
        <w:rPr>
          <w:rFonts w:ascii="Times New Roman" w:hAnsi="Times New Roman" w:cs="Times New Roman"/>
        </w:rPr>
      </w:pPr>
      <w:r w:rsidRPr="0074450A">
        <w:rPr>
          <w:rFonts w:ascii="Times New Roman" w:hAnsi="Times New Roman" w:cs="Times New Roman"/>
        </w:rPr>
        <w:t>Use Case Diagram: system boundary, actor and use case presence and naming, connectivity, relationships, and duplicates;</w:t>
      </w:r>
    </w:p>
    <w:p w14:paraId="767ADF63" w14:textId="77777777" w:rsidR="005B1A0B" w:rsidRPr="0074450A" w:rsidRDefault="005B1A0B" w:rsidP="005B1A0B">
      <w:pPr>
        <w:pStyle w:val="ListParagraph"/>
        <w:numPr>
          <w:ilvl w:val="0"/>
          <w:numId w:val="22"/>
        </w:numPr>
        <w:jc w:val="both"/>
        <w:rPr>
          <w:rFonts w:ascii="Times New Roman" w:hAnsi="Times New Roman" w:cs="Times New Roman"/>
        </w:rPr>
      </w:pPr>
      <w:r w:rsidRPr="0074450A">
        <w:rPr>
          <w:rFonts w:ascii="Times New Roman" w:hAnsi="Times New Roman" w:cs="Times New Roman"/>
        </w:rPr>
        <w:t>Use Case Description: primary actor, pre/postconditions, main flow, alternative flows, and orphan/duplicate descriptions;</w:t>
      </w:r>
    </w:p>
    <w:p w14:paraId="62D8D69E" w14:textId="77777777" w:rsidR="005B1A0B" w:rsidRPr="0074450A" w:rsidRDefault="005B1A0B" w:rsidP="005B1A0B">
      <w:pPr>
        <w:pStyle w:val="ListParagraph"/>
        <w:numPr>
          <w:ilvl w:val="0"/>
          <w:numId w:val="22"/>
        </w:numPr>
        <w:jc w:val="both"/>
        <w:rPr>
          <w:rFonts w:ascii="Times New Roman" w:hAnsi="Times New Roman" w:cs="Times New Roman"/>
        </w:rPr>
      </w:pPr>
      <w:r w:rsidRPr="0074450A">
        <w:rPr>
          <w:rFonts w:ascii="Times New Roman" w:hAnsi="Times New Roman" w:cs="Times New Roman"/>
        </w:rPr>
        <w:t>System Sequence Diagram: SSD completeness, actor/system lifelines, message direction and structure, and semantic alignment with the description;</w:t>
      </w:r>
    </w:p>
    <w:p w14:paraId="33AE5CC4" w14:textId="77777777" w:rsidR="005B1A0B" w:rsidRPr="0074450A" w:rsidRDefault="005B1A0B" w:rsidP="005B1A0B">
      <w:pPr>
        <w:pStyle w:val="ListParagraph"/>
        <w:numPr>
          <w:ilvl w:val="0"/>
          <w:numId w:val="22"/>
        </w:numPr>
        <w:jc w:val="both"/>
        <w:rPr>
          <w:rFonts w:ascii="Times New Roman" w:hAnsi="Times New Roman" w:cs="Times New Roman"/>
        </w:rPr>
      </w:pPr>
      <w:r w:rsidRPr="0074450A">
        <w:rPr>
          <w:rFonts w:ascii="Times New Roman" w:hAnsi="Times New Roman" w:cs="Times New Roman"/>
        </w:rPr>
        <w:t>Class Diagram: class structure, relationships, methods, attributes, and SSD-operation compatibility;</w:t>
      </w:r>
    </w:p>
    <w:p w14:paraId="43299E39" w14:textId="77777777" w:rsidR="005B1A0B" w:rsidRPr="0074450A" w:rsidRDefault="005B1A0B" w:rsidP="005B1A0B">
      <w:pPr>
        <w:pStyle w:val="ListParagraph"/>
        <w:numPr>
          <w:ilvl w:val="0"/>
          <w:numId w:val="22"/>
        </w:numPr>
        <w:jc w:val="both"/>
        <w:rPr>
          <w:rFonts w:ascii="Times New Roman" w:hAnsi="Times New Roman" w:cs="Times New Roman"/>
        </w:rPr>
      </w:pPr>
      <w:r w:rsidRPr="0074450A">
        <w:rPr>
          <w:rFonts w:ascii="Times New Roman" w:hAnsi="Times New Roman" w:cs="Times New Roman"/>
        </w:rPr>
        <w:t>Sequence Diagram</w:t>
      </w:r>
      <w:proofErr w:type="gramStart"/>
      <w:r w:rsidRPr="0074450A">
        <w:rPr>
          <w:rFonts w:ascii="Times New Roman" w:hAnsi="Times New Roman" w:cs="Times New Roman"/>
        </w:rPr>
        <w:t>:  lifelines</w:t>
      </w:r>
      <w:proofErr w:type="gramEnd"/>
      <w:r w:rsidRPr="0074450A">
        <w:rPr>
          <w:rFonts w:ascii="Times New Roman" w:hAnsi="Times New Roman" w:cs="Times New Roman"/>
        </w:rPr>
        <w:t>, messages, call/return structure, activations, and class-operation relationships;</w:t>
      </w:r>
    </w:p>
    <w:p w14:paraId="2EA7D470" w14:textId="77777777" w:rsidR="005B1A0B" w:rsidRPr="0074450A" w:rsidRDefault="005B1A0B" w:rsidP="005B1A0B">
      <w:pPr>
        <w:pStyle w:val="ListParagraph"/>
        <w:numPr>
          <w:ilvl w:val="0"/>
          <w:numId w:val="22"/>
        </w:numPr>
        <w:jc w:val="both"/>
        <w:rPr>
          <w:rFonts w:ascii="Times New Roman" w:hAnsi="Times New Roman" w:cs="Times New Roman"/>
        </w:rPr>
      </w:pPr>
      <w:r w:rsidRPr="0074450A">
        <w:rPr>
          <w:rFonts w:ascii="Times New Roman" w:hAnsi="Times New Roman" w:cs="Times New Roman"/>
        </w:rPr>
        <w:t xml:space="preserve">Cross-Diagram Consistency: checking relationships across all five artifacts together, which is central to </w:t>
      </w:r>
      <w:proofErr w:type="spellStart"/>
      <w:r w:rsidRPr="0074450A">
        <w:rPr>
          <w:rFonts w:ascii="Times New Roman" w:hAnsi="Times New Roman" w:cs="Times New Roman"/>
        </w:rPr>
        <w:t>UMLTutor's</w:t>
      </w:r>
      <w:proofErr w:type="spellEnd"/>
      <w:r w:rsidRPr="0074450A">
        <w:rPr>
          <w:rFonts w:ascii="Times New Roman" w:hAnsi="Times New Roman" w:cs="Times New Roman"/>
        </w:rPr>
        <w:t xml:space="preserve"> purpose of keeping different UML views of the same system consistent.</w:t>
      </w:r>
    </w:p>
    <w:p w14:paraId="778D9D75" w14:textId="77777777" w:rsidR="005B1A0B" w:rsidRPr="0074450A" w:rsidRDefault="005B1A0B" w:rsidP="005B1A0B">
      <w:pPr>
        <w:pStyle w:val="Heading2"/>
        <w:rPr>
          <w:rFonts w:ascii="Times New Roman" w:hAnsi="Times New Roman" w:cs="Times New Roman"/>
        </w:rPr>
      </w:pPr>
      <w:bookmarkStart w:id="222" w:name="_Toc238277882"/>
      <w:bookmarkStart w:id="223" w:name="_Toc238561788"/>
      <w:r w:rsidRPr="0074450A">
        <w:rPr>
          <w:rFonts w:ascii="Times New Roman" w:hAnsi="Times New Roman" w:cs="Times New Roman"/>
        </w:rPr>
        <w:t>3.8.4 Cross-Artifact Semantic Matching</w:t>
      </w:r>
      <w:bookmarkEnd w:id="222"/>
      <w:bookmarkEnd w:id="223"/>
    </w:p>
    <w:p w14:paraId="0EDE8A5E"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Within the phases above, the checking engine performs targeted semantic comparisons between related artifacts rather than checking each diagram only in isolation: Use Case Description steps are matched against the corresponding SSD's messages (</w:t>
      </w:r>
      <w:proofErr w:type="spellStart"/>
      <w:r w:rsidRPr="0074450A">
        <w:rPr>
          <w:rFonts w:ascii="Times New Roman" w:hAnsi="Times New Roman" w:cs="Times New Roman"/>
        </w:rPr>
        <w:t>validateDescriptionSSDSemantics</w:t>
      </w:r>
      <w:proofErr w:type="spellEnd"/>
      <w:r w:rsidRPr="0074450A">
        <w:rPr>
          <w:rFonts w:ascii="Times New Roman" w:hAnsi="Times New Roman" w:cs="Times New Roman"/>
        </w:rPr>
        <w:t>), and SSD messages are matched against the operations defined on the relevant class in the Class Diagram (</w:t>
      </w:r>
      <w:proofErr w:type="spellStart"/>
      <w:r w:rsidRPr="0074450A">
        <w:rPr>
          <w:rFonts w:ascii="Times New Roman" w:hAnsi="Times New Roman" w:cs="Times New Roman"/>
        </w:rPr>
        <w:t>validateSSDClassOperations</w:t>
      </w:r>
      <w:proofErr w:type="spellEnd"/>
      <w:r w:rsidRPr="0074450A">
        <w:rPr>
          <w:rFonts w:ascii="Times New Roman" w:hAnsi="Times New Roman" w:cs="Times New Roman"/>
        </w:rPr>
        <w:t>). Matching uses fuzzy/synonym comparison rather than requiring an exact wording match, since students commonly phrase the same step or operation slightly differently across artifacts.</w:t>
      </w:r>
    </w:p>
    <w:p w14:paraId="5C40EB92" w14:textId="77777777" w:rsidR="005B1A0B" w:rsidRPr="0074450A" w:rsidRDefault="005B1A0B" w:rsidP="005B1A0B">
      <w:pPr>
        <w:pStyle w:val="Heading2"/>
        <w:rPr>
          <w:rFonts w:ascii="Times New Roman" w:hAnsi="Times New Roman" w:cs="Times New Roman"/>
        </w:rPr>
      </w:pPr>
      <w:bookmarkStart w:id="224" w:name="_Toc238277883"/>
      <w:bookmarkStart w:id="225" w:name="_Toc238561789"/>
      <w:r w:rsidRPr="0074450A">
        <w:rPr>
          <w:rFonts w:ascii="Times New Roman" w:hAnsi="Times New Roman" w:cs="Times New Roman"/>
        </w:rPr>
        <w:t>3.8.5 Suggestion Engine</w:t>
      </w:r>
      <w:bookmarkEnd w:id="224"/>
      <w:bookmarkEnd w:id="225"/>
    </w:p>
    <w:p w14:paraId="419A3228"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After checking, </w:t>
      </w:r>
      <w:proofErr w:type="spellStart"/>
      <w:r w:rsidRPr="0074450A">
        <w:rPr>
          <w:rFonts w:ascii="Times New Roman" w:hAnsi="Times New Roman" w:cs="Times New Roman"/>
        </w:rPr>
        <w:t>UMLTutor's</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suggestionEngine</w:t>
      </w:r>
      <w:proofErr w:type="spellEnd"/>
      <w:r w:rsidRPr="0074450A">
        <w:rPr>
          <w:rFonts w:ascii="Times New Roman" w:hAnsi="Times New Roman" w:cs="Times New Roman"/>
        </w:rPr>
        <w:t xml:space="preserve"> generates suggestions for detected issues from the identified rule code, producing a suggested improvement shown to the student or teacher to help explain how the UML model can be corrected.</w:t>
      </w:r>
    </w:p>
    <w:p w14:paraId="5382F482" w14:textId="77777777" w:rsidR="005B1A0B" w:rsidRPr="0074450A" w:rsidRDefault="005B1A0B" w:rsidP="005B1A0B">
      <w:pPr>
        <w:pStyle w:val="Heading1"/>
        <w:rPr>
          <w:rFonts w:ascii="Times New Roman" w:hAnsi="Times New Roman" w:cs="Times New Roman"/>
        </w:rPr>
      </w:pPr>
      <w:bookmarkStart w:id="226" w:name="_Toc238277884"/>
      <w:bookmarkStart w:id="227" w:name="_Toc238561790"/>
      <w:r w:rsidRPr="0074450A">
        <w:rPr>
          <w:rFonts w:ascii="Times New Roman" w:hAnsi="Times New Roman" w:cs="Times New Roman"/>
        </w:rPr>
        <w:lastRenderedPageBreak/>
        <w:t>3.9 Requirement Traceability Matrix</w:t>
      </w:r>
      <w:bookmarkEnd w:id="226"/>
      <w:bookmarkEnd w:id="227"/>
    </w:p>
    <w:p w14:paraId="61EB001B"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The table below connects the functional requirements from Chapter 2 to the design components responsible for implementing them, showing how the requirements map onto the architecture described in this chapter.</w:t>
      </w:r>
    </w:p>
    <w:tbl>
      <w:tblPr>
        <w:tblW w:w="997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413"/>
        <w:gridCol w:w="6561"/>
      </w:tblGrid>
      <w:tr w:rsidR="005B1A0B" w:rsidRPr="0074450A" w14:paraId="1D61D3FF" w14:textId="77777777" w:rsidTr="00A549EA">
        <w:trPr>
          <w:trHeight w:val="483"/>
        </w:trPr>
        <w:tc>
          <w:tcPr>
            <w:tcW w:w="3413" w:type="dxa"/>
          </w:tcPr>
          <w:p w14:paraId="0F7006B2" w14:textId="77777777" w:rsidR="005B1A0B" w:rsidRPr="0074450A" w:rsidRDefault="005B1A0B" w:rsidP="004F5E12">
            <w:pPr>
              <w:rPr>
                <w:rFonts w:ascii="Times New Roman" w:hAnsi="Times New Roman" w:cs="Times New Roman"/>
              </w:rPr>
            </w:pPr>
            <w:r w:rsidRPr="0074450A">
              <w:rPr>
                <w:rFonts w:ascii="Times New Roman" w:hAnsi="Times New Roman" w:cs="Times New Roman"/>
                <w:b/>
              </w:rPr>
              <w:t>Functional Requirement</w:t>
            </w:r>
          </w:p>
        </w:tc>
        <w:tc>
          <w:tcPr>
            <w:tcW w:w="6561" w:type="dxa"/>
          </w:tcPr>
          <w:p w14:paraId="57BD89F1" w14:textId="77777777" w:rsidR="005B1A0B" w:rsidRPr="0074450A" w:rsidRDefault="005B1A0B" w:rsidP="004F5E12">
            <w:pPr>
              <w:rPr>
                <w:rFonts w:ascii="Times New Roman" w:hAnsi="Times New Roman" w:cs="Times New Roman"/>
              </w:rPr>
            </w:pPr>
            <w:r w:rsidRPr="0074450A">
              <w:rPr>
                <w:rFonts w:ascii="Times New Roman" w:hAnsi="Times New Roman" w:cs="Times New Roman"/>
                <w:b/>
              </w:rPr>
              <w:t>Design Components</w:t>
            </w:r>
          </w:p>
        </w:tc>
      </w:tr>
      <w:tr w:rsidR="005B1A0B" w:rsidRPr="0074450A" w14:paraId="4996B96D" w14:textId="77777777" w:rsidTr="00A549EA">
        <w:trPr>
          <w:trHeight w:val="766"/>
        </w:trPr>
        <w:tc>
          <w:tcPr>
            <w:tcW w:w="3413" w:type="dxa"/>
          </w:tcPr>
          <w:p w14:paraId="4D0E914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FR01 User Authentication and Role Management</w:t>
            </w:r>
          </w:p>
        </w:tc>
        <w:tc>
          <w:tcPr>
            <w:tcW w:w="6561" w:type="dxa"/>
          </w:tcPr>
          <w:p w14:paraId="42E796F3"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authController</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authService</w:t>
            </w:r>
            <w:proofErr w:type="spellEnd"/>
            <w:r w:rsidRPr="0074450A">
              <w:rPr>
                <w:rFonts w:ascii="Times New Roman" w:hAnsi="Times New Roman" w:cs="Times New Roman"/>
              </w:rPr>
              <w:t xml:space="preserve">, Firebase Admin SDK, </w:t>
            </w:r>
            <w:proofErr w:type="spellStart"/>
            <w:r w:rsidRPr="0074450A">
              <w:rPr>
                <w:rFonts w:ascii="Times New Roman" w:hAnsi="Times New Roman" w:cs="Times New Roman"/>
              </w:rPr>
              <w:t>routeMiddleware</w:t>
            </w:r>
            <w:proofErr w:type="spellEnd"/>
            <w:r w:rsidRPr="0074450A">
              <w:rPr>
                <w:rFonts w:ascii="Times New Roman" w:hAnsi="Times New Roman" w:cs="Times New Roman"/>
              </w:rPr>
              <w:t xml:space="preserve"> (authenticate)</w:t>
            </w:r>
          </w:p>
        </w:tc>
      </w:tr>
      <w:tr w:rsidR="005B1A0B" w:rsidRPr="0074450A" w14:paraId="75EC1EAA" w14:textId="77777777" w:rsidTr="00A549EA">
        <w:trPr>
          <w:trHeight w:val="471"/>
        </w:trPr>
        <w:tc>
          <w:tcPr>
            <w:tcW w:w="3413" w:type="dxa"/>
          </w:tcPr>
          <w:p w14:paraId="3654599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FR02 Class Management</w:t>
            </w:r>
          </w:p>
        </w:tc>
        <w:tc>
          <w:tcPr>
            <w:tcW w:w="6561" w:type="dxa"/>
          </w:tcPr>
          <w:p w14:paraId="5CFD211C"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classController</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classService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classRepository</w:t>
            </w:r>
            <w:proofErr w:type="spellEnd"/>
          </w:p>
        </w:tc>
      </w:tr>
      <w:tr w:rsidR="005B1A0B" w:rsidRPr="0074450A" w14:paraId="55762B34" w14:textId="77777777" w:rsidTr="00A549EA">
        <w:trPr>
          <w:trHeight w:val="483"/>
        </w:trPr>
        <w:tc>
          <w:tcPr>
            <w:tcW w:w="3413" w:type="dxa"/>
          </w:tcPr>
          <w:p w14:paraId="7E614462"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FR03 Assignment Management</w:t>
            </w:r>
          </w:p>
        </w:tc>
        <w:tc>
          <w:tcPr>
            <w:tcW w:w="6561" w:type="dxa"/>
          </w:tcPr>
          <w:p w14:paraId="748961B4"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assignmentController</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assignmentService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assignmentRepository</w:t>
            </w:r>
            <w:proofErr w:type="spellEnd"/>
          </w:p>
        </w:tc>
      </w:tr>
      <w:tr w:rsidR="005B1A0B" w:rsidRPr="0074450A" w14:paraId="7461D7A3" w14:textId="77777777" w:rsidTr="00A549EA">
        <w:trPr>
          <w:trHeight w:val="766"/>
        </w:trPr>
        <w:tc>
          <w:tcPr>
            <w:tcW w:w="3413" w:type="dxa"/>
          </w:tcPr>
          <w:p w14:paraId="31644AA0"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FR04 View Assignment</w:t>
            </w:r>
          </w:p>
        </w:tc>
        <w:tc>
          <w:tcPr>
            <w:tcW w:w="6561" w:type="dxa"/>
          </w:tcPr>
          <w:p w14:paraId="6F8FA2B4"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assignmentController.getStudentAssignments</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assignmentService</w:t>
            </w:r>
            <w:proofErr w:type="spellEnd"/>
          </w:p>
        </w:tc>
      </w:tr>
      <w:tr w:rsidR="005B1A0B" w:rsidRPr="0074450A" w14:paraId="300F5248" w14:textId="77777777" w:rsidTr="00A549EA">
        <w:trPr>
          <w:trHeight w:val="766"/>
        </w:trPr>
        <w:tc>
          <w:tcPr>
            <w:tcW w:w="3413" w:type="dxa"/>
          </w:tcPr>
          <w:p w14:paraId="689A78FB"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FR05 Create and Edit UML Models</w:t>
            </w:r>
          </w:p>
        </w:tc>
        <w:tc>
          <w:tcPr>
            <w:tcW w:w="6561" w:type="dxa"/>
          </w:tcPr>
          <w:p w14:paraId="09201D43"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 xml:space="preserve">React Flow editors (five UML artifacts), </w:t>
            </w:r>
            <w:proofErr w:type="spellStart"/>
            <w:r w:rsidRPr="0074450A">
              <w:rPr>
                <w:rFonts w:ascii="Times New Roman" w:hAnsi="Times New Roman" w:cs="Times New Roman"/>
              </w:rPr>
              <w:t>submissionController</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submissionService</w:t>
            </w:r>
            <w:proofErr w:type="spellEnd"/>
          </w:p>
        </w:tc>
      </w:tr>
      <w:tr w:rsidR="005B1A0B" w:rsidRPr="0074450A" w14:paraId="58ABD4B4" w14:textId="77777777" w:rsidTr="00A549EA">
        <w:trPr>
          <w:trHeight w:val="483"/>
        </w:trPr>
        <w:tc>
          <w:tcPr>
            <w:tcW w:w="3413" w:type="dxa"/>
          </w:tcPr>
          <w:p w14:paraId="56D45DCF"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FR06 Development Mode</w:t>
            </w:r>
          </w:p>
        </w:tc>
        <w:tc>
          <w:tcPr>
            <w:tcW w:w="6561" w:type="dxa"/>
          </w:tcPr>
          <w:p w14:paraId="2C1FBD3F"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 xml:space="preserve">Frontend UML editors (free editing), </w:t>
            </w:r>
            <w:proofErr w:type="spellStart"/>
            <w:r w:rsidRPr="0074450A">
              <w:rPr>
                <w:rFonts w:ascii="Times New Roman" w:hAnsi="Times New Roman" w:cs="Times New Roman"/>
              </w:rPr>
              <w:t>submissionController</w:t>
            </w:r>
            <w:proofErr w:type="spellEnd"/>
          </w:p>
        </w:tc>
      </w:tr>
      <w:tr w:rsidR="005B1A0B" w:rsidRPr="0074450A" w14:paraId="2CD69A4A" w14:textId="77777777" w:rsidTr="00A549EA">
        <w:trPr>
          <w:trHeight w:val="766"/>
        </w:trPr>
        <w:tc>
          <w:tcPr>
            <w:tcW w:w="3413" w:type="dxa"/>
          </w:tcPr>
          <w:p w14:paraId="530BEDC8"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FR07 Tutorial Mode</w:t>
            </w:r>
          </w:p>
        </w:tc>
        <w:tc>
          <w:tcPr>
            <w:tcW w:w="6561" w:type="dxa"/>
          </w:tcPr>
          <w:p w14:paraId="0BADFD2F"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Frontend tutorial workflow (validators, progress sidebar), request/approve/reject-tutorial endpoints</w:t>
            </w:r>
          </w:p>
        </w:tc>
      </w:tr>
      <w:tr w:rsidR="005B1A0B" w:rsidRPr="0074450A" w14:paraId="56B83577" w14:textId="77777777" w:rsidTr="00A549EA">
        <w:trPr>
          <w:trHeight w:val="766"/>
        </w:trPr>
        <w:tc>
          <w:tcPr>
            <w:tcW w:w="3413" w:type="dxa"/>
          </w:tcPr>
          <w:p w14:paraId="3FE9D4C9"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FR08 Submit Assignment</w:t>
            </w:r>
          </w:p>
        </w:tc>
        <w:tc>
          <w:tcPr>
            <w:tcW w:w="6561" w:type="dxa"/>
          </w:tcPr>
          <w:p w14:paraId="0894FCF0"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submissionController.submitAssignment</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submissionService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submissionRepository</w:t>
            </w:r>
            <w:proofErr w:type="spellEnd"/>
          </w:p>
        </w:tc>
      </w:tr>
      <w:tr w:rsidR="005B1A0B" w:rsidRPr="0074450A" w14:paraId="43D419C0" w14:textId="77777777" w:rsidTr="00A549EA">
        <w:trPr>
          <w:trHeight w:val="766"/>
        </w:trPr>
        <w:tc>
          <w:tcPr>
            <w:tcW w:w="3413" w:type="dxa"/>
          </w:tcPr>
          <w:p w14:paraId="73E7EB7F"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FR09 Semantic Consistency Matching</w:t>
            </w:r>
          </w:p>
        </w:tc>
        <w:tc>
          <w:tcPr>
            <w:tcW w:w="6561" w:type="dxa"/>
          </w:tcPr>
          <w:p w14:paraId="23425C1A"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nlp</w:t>
            </w:r>
            <w:proofErr w:type="spellEnd"/>
            <w:r w:rsidRPr="0074450A">
              <w:rPr>
                <w:rFonts w:ascii="Times New Roman" w:hAnsi="Times New Roman" w:cs="Times New Roman"/>
              </w:rPr>
              <w:t>/</w:t>
            </w:r>
            <w:proofErr w:type="spellStart"/>
            <w:r w:rsidRPr="0074450A">
              <w:rPr>
                <w:rFonts w:ascii="Times New Roman" w:hAnsi="Times New Roman" w:cs="Times New Roman"/>
              </w:rPr>
              <w:t>semanticService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nlp</w:t>
            </w:r>
            <w:proofErr w:type="spellEnd"/>
            <w:r w:rsidRPr="0074450A">
              <w:rPr>
                <w:rFonts w:ascii="Times New Roman" w:hAnsi="Times New Roman" w:cs="Times New Roman"/>
              </w:rPr>
              <w:t xml:space="preserve">/similarity, </w:t>
            </w:r>
            <w:proofErr w:type="spellStart"/>
            <w:r w:rsidRPr="0074450A">
              <w:rPr>
                <w:rFonts w:ascii="Times New Roman" w:hAnsi="Times New Roman" w:cs="Times New Roman"/>
              </w:rPr>
              <w:t>nlp</w:t>
            </w:r>
            <w:proofErr w:type="spellEnd"/>
            <w:r w:rsidRPr="0074450A">
              <w:rPr>
                <w:rFonts w:ascii="Times New Roman" w:hAnsi="Times New Roman" w:cs="Times New Roman"/>
              </w:rPr>
              <w:t>/</w:t>
            </w:r>
            <w:proofErr w:type="spellStart"/>
            <w:r w:rsidRPr="0074450A">
              <w:rPr>
                <w:rFonts w:ascii="Times New Roman" w:hAnsi="Times New Roman" w:cs="Times New Roman"/>
              </w:rPr>
              <w:t>sentenceUtils</w:t>
            </w:r>
            <w:proofErr w:type="spellEnd"/>
          </w:p>
        </w:tc>
      </w:tr>
      <w:tr w:rsidR="005B1A0B" w:rsidRPr="0074450A" w14:paraId="008CCC95" w14:textId="77777777" w:rsidTr="00A549EA">
        <w:trPr>
          <w:trHeight w:val="766"/>
        </w:trPr>
        <w:tc>
          <w:tcPr>
            <w:tcW w:w="3413" w:type="dxa"/>
          </w:tcPr>
          <w:p w14:paraId="3AECBF7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FR10 Automated UML Checking</w:t>
            </w:r>
          </w:p>
        </w:tc>
        <w:tc>
          <w:tcPr>
            <w:tcW w:w="6561" w:type="dxa"/>
          </w:tcPr>
          <w:p w14:paraId="2779A3C7"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checkingEngine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CheckingEngine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ruleRegistry</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rulePipeline</w:t>
            </w:r>
            <w:proofErr w:type="spellEnd"/>
          </w:p>
        </w:tc>
      </w:tr>
      <w:tr w:rsidR="005B1A0B" w:rsidRPr="0074450A" w14:paraId="56ABF9BB" w14:textId="77777777" w:rsidTr="00A549EA">
        <w:trPr>
          <w:trHeight w:val="766"/>
        </w:trPr>
        <w:tc>
          <w:tcPr>
            <w:tcW w:w="3413" w:type="dxa"/>
          </w:tcPr>
          <w:p w14:paraId="349127F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FR11 Cross-Diagram Consistency Checking</w:t>
            </w:r>
          </w:p>
        </w:tc>
        <w:tc>
          <w:tcPr>
            <w:tcW w:w="6561" w:type="dxa"/>
          </w:tcPr>
          <w:p w14:paraId="3FB67B7B"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checkingEngine</w:t>
            </w:r>
            <w:proofErr w:type="spellEnd"/>
            <w:r w:rsidRPr="0074450A">
              <w:rPr>
                <w:rFonts w:ascii="Times New Roman" w:hAnsi="Times New Roman" w:cs="Times New Roman"/>
              </w:rPr>
              <w:t xml:space="preserve"> (Phase 6: Cross-Diagram Consistency), </w:t>
            </w:r>
            <w:proofErr w:type="spellStart"/>
            <w:r w:rsidRPr="0074450A">
              <w:rPr>
                <w:rFonts w:ascii="Times New Roman" w:hAnsi="Times New Roman" w:cs="Times New Roman"/>
              </w:rPr>
              <w:t>ssdValidationService</w:t>
            </w:r>
            <w:proofErr w:type="spellEnd"/>
          </w:p>
        </w:tc>
      </w:tr>
      <w:tr w:rsidR="005B1A0B" w:rsidRPr="0074450A" w14:paraId="04CA3426" w14:textId="77777777" w:rsidTr="00A549EA">
        <w:trPr>
          <w:trHeight w:val="766"/>
        </w:trPr>
        <w:tc>
          <w:tcPr>
            <w:tcW w:w="3413" w:type="dxa"/>
          </w:tcPr>
          <w:p w14:paraId="1E986D9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FR12 Teacher Review</w:t>
            </w:r>
          </w:p>
        </w:tc>
        <w:tc>
          <w:tcPr>
            <w:tcW w:w="6561" w:type="dxa"/>
          </w:tcPr>
          <w:p w14:paraId="58B076CB"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submissionController</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runSubmissionCheck</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gradeSubmission</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saveSubmissionFeedback</w:t>
            </w:r>
            <w:proofErr w:type="spellEnd"/>
            <w:r w:rsidRPr="0074450A">
              <w:rPr>
                <w:rFonts w:ascii="Times New Roman" w:hAnsi="Times New Roman" w:cs="Times New Roman"/>
              </w:rPr>
              <w:t>)</w:t>
            </w:r>
          </w:p>
        </w:tc>
      </w:tr>
      <w:tr w:rsidR="005B1A0B" w:rsidRPr="0074450A" w14:paraId="0F705A58" w14:textId="77777777" w:rsidTr="00A549EA">
        <w:trPr>
          <w:trHeight w:val="766"/>
        </w:trPr>
        <w:tc>
          <w:tcPr>
            <w:tcW w:w="3413" w:type="dxa"/>
          </w:tcPr>
          <w:p w14:paraId="5C3F469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FR13 Feedback and Results</w:t>
            </w:r>
          </w:p>
        </w:tc>
        <w:tc>
          <w:tcPr>
            <w:tcW w:w="6561" w:type="dxa"/>
          </w:tcPr>
          <w:p w14:paraId="0283A57D"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submissionController</w:t>
            </w:r>
            <w:proofErr w:type="spellEnd"/>
            <w:r w:rsidRPr="0074450A">
              <w:rPr>
                <w:rFonts w:ascii="Times New Roman" w:hAnsi="Times New Roman" w:cs="Times New Roman"/>
              </w:rPr>
              <w:t>, Evaluation model, frontend results/feedback views</w:t>
            </w:r>
          </w:p>
        </w:tc>
      </w:tr>
      <w:tr w:rsidR="005B1A0B" w:rsidRPr="0074450A" w14:paraId="29C4BC54" w14:textId="77777777" w:rsidTr="00A549EA">
        <w:trPr>
          <w:trHeight w:val="766"/>
        </w:trPr>
        <w:tc>
          <w:tcPr>
            <w:tcW w:w="3413" w:type="dxa"/>
          </w:tcPr>
          <w:p w14:paraId="6446A2B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FR14 Reports</w:t>
            </w:r>
          </w:p>
        </w:tc>
        <w:tc>
          <w:tcPr>
            <w:tcW w:w="6561" w:type="dxa"/>
          </w:tcPr>
          <w:p w14:paraId="04DCE83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 xml:space="preserve">Evaluation model, </w:t>
            </w:r>
            <w:proofErr w:type="spellStart"/>
            <w:r w:rsidRPr="0074450A">
              <w:rPr>
                <w:rFonts w:ascii="Times New Roman" w:hAnsi="Times New Roman" w:cs="Times New Roman"/>
              </w:rPr>
              <w:t>submissionExportRepository</w:t>
            </w:r>
            <w:proofErr w:type="spellEnd"/>
            <w:r w:rsidRPr="0074450A">
              <w:rPr>
                <w:rFonts w:ascii="Times New Roman" w:hAnsi="Times New Roman" w:cs="Times New Roman"/>
              </w:rPr>
              <w:t>, submission export endpoints</w:t>
            </w:r>
          </w:p>
        </w:tc>
      </w:tr>
    </w:tbl>
    <w:p w14:paraId="7B79A726" w14:textId="77777777" w:rsidR="005B1A0B" w:rsidRPr="0074450A" w:rsidRDefault="005B1A0B" w:rsidP="005B1A0B">
      <w:pPr>
        <w:rPr>
          <w:rFonts w:ascii="Times New Roman" w:hAnsi="Times New Roman" w:cs="Times New Roman"/>
        </w:rPr>
      </w:pPr>
    </w:p>
    <w:p w14:paraId="050E4555" w14:textId="77777777" w:rsidR="005B1A0B" w:rsidRPr="0074450A" w:rsidRDefault="005B1A0B" w:rsidP="005B1A0B">
      <w:pPr>
        <w:pStyle w:val="Heading1"/>
        <w:rPr>
          <w:rFonts w:ascii="Times New Roman" w:hAnsi="Times New Roman" w:cs="Times New Roman"/>
        </w:rPr>
      </w:pPr>
      <w:bookmarkStart w:id="228" w:name="_Toc238277885"/>
      <w:bookmarkStart w:id="229" w:name="_Toc238561791"/>
      <w:r w:rsidRPr="0074450A">
        <w:rPr>
          <w:rFonts w:ascii="Times New Roman" w:hAnsi="Times New Roman" w:cs="Times New Roman"/>
        </w:rPr>
        <w:lastRenderedPageBreak/>
        <w:t>3.10 Tutorial Mode and Frontend Checking Fallback</w:t>
      </w:r>
      <w:bookmarkEnd w:id="228"/>
      <w:bookmarkEnd w:id="229"/>
    </w:p>
    <w:p w14:paraId="0F869058"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The frontend’s tutorial workflow (navigation bar, progress sidebar, validation panel, workspace, and validators) can use checking results to guide a student step by step: create an element, validate the current step, show guidance, let the student correct the work, then move to the next step. The frontend also contains a local consistency checker used as a fallback for tutorial or preview situations when a backend report is not available but the backend checking report remains authoritative for grading and scoring.</w:t>
      </w:r>
    </w:p>
    <w:p w14:paraId="385C37DE" w14:textId="77777777" w:rsidR="005B1A0B" w:rsidRPr="0074450A" w:rsidRDefault="005B1A0B" w:rsidP="005B1A0B">
      <w:pPr>
        <w:pStyle w:val="Heading1"/>
        <w:rPr>
          <w:rFonts w:ascii="Times New Roman" w:hAnsi="Times New Roman" w:cs="Times New Roman"/>
        </w:rPr>
      </w:pPr>
      <w:bookmarkStart w:id="230" w:name="_Toc238277886"/>
      <w:bookmarkStart w:id="231" w:name="_Toc238561792"/>
      <w:r w:rsidRPr="0074450A">
        <w:rPr>
          <w:rFonts w:ascii="Times New Roman" w:hAnsi="Times New Roman" w:cs="Times New Roman"/>
        </w:rPr>
        <w:t>3.11 Notification and Classroom Communication Design</w:t>
      </w:r>
      <w:bookmarkEnd w:id="230"/>
      <w:bookmarkEnd w:id="231"/>
    </w:p>
    <w:p w14:paraId="44D80675"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Notifications, announcements, and resources help in facilitating communication </w:t>
      </w:r>
      <w:proofErr w:type="gramStart"/>
      <w:r w:rsidRPr="0074450A">
        <w:rPr>
          <w:rFonts w:ascii="Times New Roman" w:hAnsi="Times New Roman" w:cs="Times New Roman"/>
        </w:rPr>
        <w:t>on a daily basis</w:t>
      </w:r>
      <w:proofErr w:type="gramEnd"/>
      <w:r w:rsidRPr="0074450A">
        <w:rPr>
          <w:rFonts w:ascii="Times New Roman" w:hAnsi="Times New Roman" w:cs="Times New Roman"/>
        </w:rPr>
        <w:t xml:space="preserve"> between teachers and students. Notification will be created for the user whenever an event related to him/her happens (for instance, approval of a tutorial, feedback submission, etc.), and the frontend either polls or refreshes such data so that the student can see his/her notifications. Announcement and Resource are associated with a Class, and not with any assignment. This means that a teacher can send out announcements/files to all the students belonging to his/her class. There is also provision for socket.io on the backend which can help in sending push notifications without having to poll always.</w:t>
      </w:r>
    </w:p>
    <w:p w14:paraId="2E7C82EF" w14:textId="77777777" w:rsidR="005B1A0B" w:rsidRPr="0074450A" w:rsidRDefault="005B1A0B" w:rsidP="005B1A0B">
      <w:pPr>
        <w:rPr>
          <w:rFonts w:ascii="Times New Roman" w:hAnsi="Times New Roman" w:cs="Times New Roman"/>
        </w:rPr>
      </w:pPr>
    </w:p>
    <w:p w14:paraId="79B7C8C9" w14:textId="77777777" w:rsidR="005B1A0B" w:rsidRPr="0074450A" w:rsidRDefault="005B1A0B" w:rsidP="005B1A0B">
      <w:pPr>
        <w:rPr>
          <w:rFonts w:ascii="Times New Roman" w:hAnsi="Times New Roman" w:cs="Times New Roman"/>
        </w:rPr>
      </w:pPr>
    </w:p>
    <w:p w14:paraId="1A9ECF8B" w14:textId="77777777" w:rsidR="005B1A0B" w:rsidRPr="0074450A" w:rsidRDefault="005B1A0B" w:rsidP="005B1A0B">
      <w:pPr>
        <w:rPr>
          <w:rFonts w:ascii="Times New Roman" w:hAnsi="Times New Roman" w:cs="Times New Roman"/>
        </w:rPr>
      </w:pPr>
    </w:p>
    <w:p w14:paraId="598CB92C" w14:textId="77777777" w:rsidR="005B1A0B" w:rsidRPr="0074450A" w:rsidRDefault="005B1A0B" w:rsidP="005B1A0B">
      <w:pPr>
        <w:rPr>
          <w:rFonts w:ascii="Times New Roman" w:hAnsi="Times New Roman" w:cs="Times New Roman"/>
        </w:rPr>
      </w:pPr>
    </w:p>
    <w:p w14:paraId="06A8B73D" w14:textId="77777777" w:rsidR="005B1A0B" w:rsidRPr="0074450A" w:rsidRDefault="005B1A0B" w:rsidP="005B1A0B">
      <w:pPr>
        <w:rPr>
          <w:rFonts w:ascii="Times New Roman" w:hAnsi="Times New Roman" w:cs="Times New Roman"/>
        </w:rPr>
      </w:pPr>
    </w:p>
    <w:p w14:paraId="118A4201" w14:textId="77777777" w:rsidR="005B1A0B" w:rsidRPr="0074450A" w:rsidRDefault="005B1A0B" w:rsidP="005B1A0B">
      <w:pPr>
        <w:rPr>
          <w:rFonts w:ascii="Times New Roman" w:hAnsi="Times New Roman" w:cs="Times New Roman"/>
        </w:rPr>
      </w:pPr>
    </w:p>
    <w:p w14:paraId="0012E59A" w14:textId="77777777" w:rsidR="005B1A0B" w:rsidRPr="0074450A" w:rsidRDefault="005B1A0B" w:rsidP="005B1A0B">
      <w:pPr>
        <w:pStyle w:val="Heading1"/>
        <w:rPr>
          <w:rFonts w:ascii="Times New Roman" w:hAnsi="Times New Roman" w:cs="Times New Roman"/>
        </w:rPr>
      </w:pPr>
      <w:bookmarkStart w:id="232" w:name="_Toc238277887"/>
      <w:bookmarkStart w:id="233" w:name="_Toc238561793"/>
      <w:r w:rsidRPr="0074450A">
        <w:rPr>
          <w:rFonts w:ascii="Times New Roman" w:hAnsi="Times New Roman" w:cs="Times New Roman"/>
        </w:rPr>
        <w:lastRenderedPageBreak/>
        <w:t>3.12 Database Design</w:t>
      </w:r>
      <w:bookmarkEnd w:id="232"/>
      <w:bookmarkEnd w:id="233"/>
    </w:p>
    <w:p w14:paraId="6FFEF220" w14:textId="77777777" w:rsidR="005B1A0B" w:rsidRPr="0074450A" w:rsidRDefault="005B1A0B" w:rsidP="005B1A0B">
      <w:pPr>
        <w:rPr>
          <w:rFonts w:ascii="Times New Roman" w:hAnsi="Times New Roman" w:cs="Times New Roman"/>
        </w:rPr>
      </w:pPr>
      <w:r w:rsidRPr="0074450A">
        <w:rPr>
          <w:rFonts w:ascii="Times New Roman" w:hAnsi="Times New Roman" w:cs="Times New Roman"/>
          <w:noProof/>
        </w:rPr>
        <w:drawing>
          <wp:inline distT="0" distB="0" distL="0" distR="0" wp14:anchorId="18C9E198" wp14:editId="13E03E38">
            <wp:extent cx="6781800" cy="6492240"/>
            <wp:effectExtent l="0" t="0" r="0" b="3810"/>
            <wp:docPr id="1732878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81800" cy="6492240"/>
                    </a:xfrm>
                    <a:prstGeom prst="rect">
                      <a:avLst/>
                    </a:prstGeom>
                    <a:noFill/>
                    <a:ln>
                      <a:noFill/>
                    </a:ln>
                  </pic:spPr>
                </pic:pic>
              </a:graphicData>
            </a:graphic>
          </wp:inline>
        </w:drawing>
      </w:r>
    </w:p>
    <w:p w14:paraId="229BA3C6" w14:textId="77777777" w:rsidR="005B1A0B" w:rsidRDefault="005B1A0B" w:rsidP="005B1A0B">
      <w:pPr>
        <w:spacing w:after="240"/>
        <w:jc w:val="center"/>
        <w:rPr>
          <w:rFonts w:ascii="Times New Roman" w:hAnsi="Times New Roman" w:cs="Times New Roman"/>
          <w:b/>
          <w:i/>
          <w:color w:val="4F81BD"/>
          <w:sz w:val="20"/>
        </w:rPr>
      </w:pPr>
      <w:r w:rsidRPr="0074450A">
        <w:rPr>
          <w:rFonts w:ascii="Times New Roman" w:hAnsi="Times New Roman" w:cs="Times New Roman"/>
          <w:b/>
          <w:i/>
          <w:color w:val="4F81BD"/>
          <w:sz w:val="20"/>
        </w:rPr>
        <w:t xml:space="preserve">Figure 3.4 – </w:t>
      </w:r>
      <w:proofErr w:type="spellStart"/>
      <w:r w:rsidRPr="0074450A">
        <w:rPr>
          <w:rFonts w:ascii="Times New Roman" w:hAnsi="Times New Roman" w:cs="Times New Roman"/>
          <w:b/>
          <w:i/>
          <w:color w:val="4F81BD"/>
          <w:sz w:val="20"/>
        </w:rPr>
        <w:t>UMLTutor</w:t>
      </w:r>
      <w:proofErr w:type="spellEnd"/>
      <w:r w:rsidRPr="0074450A">
        <w:rPr>
          <w:rFonts w:ascii="Times New Roman" w:hAnsi="Times New Roman" w:cs="Times New Roman"/>
          <w:b/>
          <w:i/>
          <w:color w:val="4F81BD"/>
          <w:sz w:val="20"/>
        </w:rPr>
        <w:t xml:space="preserve"> Relational Database Design (ERD)</w:t>
      </w:r>
    </w:p>
    <w:p w14:paraId="7E816B20" w14:textId="77777777" w:rsidR="00A549EA" w:rsidRDefault="00A549EA" w:rsidP="005B1A0B">
      <w:pPr>
        <w:spacing w:after="240"/>
        <w:jc w:val="center"/>
        <w:rPr>
          <w:rFonts w:ascii="Times New Roman" w:hAnsi="Times New Roman" w:cs="Times New Roman"/>
          <w:b/>
          <w:i/>
          <w:color w:val="4F81BD"/>
          <w:sz w:val="20"/>
        </w:rPr>
      </w:pPr>
    </w:p>
    <w:p w14:paraId="6F930588" w14:textId="77777777" w:rsidR="00A549EA" w:rsidRPr="0074450A" w:rsidRDefault="00A549EA" w:rsidP="005B1A0B">
      <w:pPr>
        <w:spacing w:after="240"/>
        <w:jc w:val="center"/>
        <w:rPr>
          <w:rFonts w:ascii="Times New Roman" w:hAnsi="Times New Roman" w:cs="Times New Roman"/>
        </w:rPr>
      </w:pPr>
    </w:p>
    <w:p w14:paraId="47E6A4A4" w14:textId="77777777" w:rsidR="005B1A0B" w:rsidRPr="0074450A" w:rsidRDefault="005B1A0B" w:rsidP="005B1A0B">
      <w:pPr>
        <w:rPr>
          <w:rFonts w:ascii="Times New Roman" w:hAnsi="Times New Roman" w:cs="Times New Roman"/>
        </w:rPr>
      </w:pPr>
      <w:bookmarkStart w:id="234" w:name="_Toc238277888"/>
      <w:r w:rsidRPr="0074450A">
        <w:rPr>
          <w:rFonts w:ascii="Times New Roman" w:hAnsi="Times New Roman" w:cs="Times New Roman"/>
        </w:rPr>
        <w:lastRenderedPageBreak/>
        <w:t>The database implementation takes place in PostgreSQL using Prisma ORM. The following figure illustrates the key entities and their relations.</w:t>
      </w:r>
    </w:p>
    <w:p w14:paraId="76470CE1"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User represents a student or a teacher: if the User is a </w:t>
      </w:r>
      <w:proofErr w:type="gramStart"/>
      <w:r w:rsidRPr="0074450A">
        <w:rPr>
          <w:rFonts w:ascii="Times New Roman" w:hAnsi="Times New Roman" w:cs="Times New Roman"/>
        </w:rPr>
        <w:t>teacher</w:t>
      </w:r>
      <w:proofErr w:type="gramEnd"/>
      <w:r w:rsidRPr="0074450A">
        <w:rPr>
          <w:rFonts w:ascii="Times New Roman" w:hAnsi="Times New Roman" w:cs="Times New Roman"/>
        </w:rPr>
        <w:t xml:space="preserve"> then he manages Classes and evaluates the students’ submissions (Evaluation). If the User is a </w:t>
      </w:r>
      <w:proofErr w:type="gramStart"/>
      <w:r w:rsidRPr="0074450A">
        <w:rPr>
          <w:rFonts w:ascii="Times New Roman" w:hAnsi="Times New Roman" w:cs="Times New Roman"/>
        </w:rPr>
        <w:t>student</w:t>
      </w:r>
      <w:proofErr w:type="gramEnd"/>
      <w:r w:rsidRPr="0074450A">
        <w:rPr>
          <w:rFonts w:ascii="Times New Roman" w:hAnsi="Times New Roman" w:cs="Times New Roman"/>
        </w:rPr>
        <w:t xml:space="preserve"> then he joins classes (</w:t>
      </w:r>
      <w:proofErr w:type="spellStart"/>
      <w:r w:rsidRPr="0074450A">
        <w:rPr>
          <w:rFonts w:ascii="Times New Roman" w:hAnsi="Times New Roman" w:cs="Times New Roman"/>
        </w:rPr>
        <w:t>ClassStudent</w:t>
      </w:r>
      <w:proofErr w:type="spellEnd"/>
      <w:r w:rsidRPr="0074450A">
        <w:rPr>
          <w:rFonts w:ascii="Times New Roman" w:hAnsi="Times New Roman" w:cs="Times New Roman"/>
        </w:rPr>
        <w:t xml:space="preserve">) and creates Submissions. Class includes Students, Assignments, Announcements and Resources. Assignment belongs to a Class and may have a requirement/case study description; one Assignment can have many Submissions. Each Submission belongs to one Student and one </w:t>
      </w:r>
      <w:proofErr w:type="gramStart"/>
      <w:r w:rsidRPr="0074450A">
        <w:rPr>
          <w:rFonts w:ascii="Times New Roman" w:hAnsi="Times New Roman" w:cs="Times New Roman"/>
        </w:rPr>
        <w:t>Assignment, and</w:t>
      </w:r>
      <w:proofErr w:type="gramEnd"/>
      <w:r w:rsidRPr="0074450A">
        <w:rPr>
          <w:rFonts w:ascii="Times New Roman" w:hAnsi="Times New Roman" w:cs="Times New Roman"/>
        </w:rPr>
        <w:t xml:space="preserve"> has relations to all UML artifacts: one Use Case Diagram, any number of Use Case Descriptions, SSDs and Sequence Diagrams (each of which corresponds to a particular use case by means of </w:t>
      </w:r>
      <w:proofErr w:type="spellStart"/>
      <w:r w:rsidRPr="0074450A">
        <w:rPr>
          <w:rFonts w:ascii="Times New Roman" w:hAnsi="Times New Roman" w:cs="Times New Roman"/>
        </w:rPr>
        <w:t>relatedId</w:t>
      </w:r>
      <w:proofErr w:type="spellEnd"/>
      <w:r w:rsidRPr="0074450A">
        <w:rPr>
          <w:rFonts w:ascii="Times New Roman" w:hAnsi="Times New Roman" w:cs="Times New Roman"/>
        </w:rPr>
        <w:t xml:space="preserve"> attribute) and one Class Diagram. Evaluation includes the grade, remarks and validation report created by a teacher on a particular Submission. Notification, Announcement and Resource help teachers and students to communicate inside the classroom, while </w:t>
      </w:r>
      <w:proofErr w:type="spellStart"/>
      <w:r w:rsidRPr="0074450A">
        <w:rPr>
          <w:rFonts w:ascii="Times New Roman" w:hAnsi="Times New Roman" w:cs="Times New Roman"/>
        </w:rPr>
        <w:t>SubmissionExport</w:t>
      </w:r>
      <w:proofErr w:type="spellEnd"/>
      <w:r w:rsidRPr="0074450A">
        <w:rPr>
          <w:rFonts w:ascii="Times New Roman" w:hAnsi="Times New Roman" w:cs="Times New Roman"/>
        </w:rPr>
        <w:t xml:space="preserve"> entity stores the exported report files (in PDF, PNG, JPEG, SVG, JSON and TXT formats).</w:t>
      </w:r>
    </w:p>
    <w:p w14:paraId="1EC603C2" w14:textId="77777777" w:rsidR="005B1A0B" w:rsidRPr="0074450A" w:rsidRDefault="005B1A0B" w:rsidP="005B1A0B">
      <w:pPr>
        <w:pStyle w:val="Heading1"/>
        <w:jc w:val="both"/>
        <w:rPr>
          <w:rFonts w:ascii="Times New Roman" w:hAnsi="Times New Roman" w:cs="Times New Roman"/>
        </w:rPr>
      </w:pPr>
      <w:bookmarkStart w:id="235" w:name="_Toc238561794"/>
      <w:r w:rsidRPr="0074450A">
        <w:rPr>
          <w:rFonts w:ascii="Times New Roman" w:hAnsi="Times New Roman" w:cs="Times New Roman"/>
        </w:rPr>
        <w:t>3.13 Caching, Security, and Performance Design</w:t>
      </w:r>
      <w:bookmarkEnd w:id="234"/>
      <w:bookmarkEnd w:id="235"/>
    </w:p>
    <w:p w14:paraId="2D8AF23C" w14:textId="77777777" w:rsidR="005B1A0B" w:rsidRPr="0074450A" w:rsidRDefault="005B1A0B" w:rsidP="005B1A0B">
      <w:pPr>
        <w:jc w:val="both"/>
        <w:rPr>
          <w:rFonts w:ascii="Times New Roman" w:hAnsi="Times New Roman" w:cs="Times New Roman"/>
        </w:rPr>
      </w:pPr>
      <w:bookmarkStart w:id="236" w:name="_Toc238277889"/>
      <w:r w:rsidRPr="0074450A">
        <w:rPr>
          <w:rFonts w:ascii="Times New Roman" w:hAnsi="Times New Roman" w:cs="Times New Roman"/>
        </w:rPr>
        <w:t xml:space="preserve">The in-memory caching is used in the backend part of the application; additionally, Redis can be used as an optional shared cache, and </w:t>
      </w:r>
      <w:proofErr w:type="gramStart"/>
      <w:r w:rsidRPr="0074450A">
        <w:rPr>
          <w:rFonts w:ascii="Times New Roman" w:hAnsi="Times New Roman" w:cs="Times New Roman"/>
        </w:rPr>
        <w:t>in case</w:t>
      </w:r>
      <w:proofErr w:type="gramEnd"/>
      <w:r w:rsidRPr="0074450A">
        <w:rPr>
          <w:rFonts w:ascii="Times New Roman" w:hAnsi="Times New Roman" w:cs="Times New Roman"/>
        </w:rPr>
        <w:t xml:space="preserve"> Redis is not available then the application will continue to work with the in-memory cache. API security consists of Firebase token verification, role-based authorization, Helmet, CORS, rate-limiting, request validation and centralized error handling. The performance-oriented features include database indexes, request/user </w:t>
      </w:r>
      <w:proofErr w:type="gramStart"/>
      <w:r w:rsidRPr="0074450A">
        <w:rPr>
          <w:rFonts w:ascii="Times New Roman" w:hAnsi="Times New Roman" w:cs="Times New Roman"/>
        </w:rPr>
        <w:t>caching</w:t>
      </w:r>
      <w:proofErr w:type="gramEnd"/>
      <w:r w:rsidRPr="0074450A">
        <w:rPr>
          <w:rFonts w:ascii="Times New Roman" w:hAnsi="Times New Roman" w:cs="Times New Roman"/>
        </w:rPr>
        <w:t>, Firebase token caching, database connection keep-alive, logging of requests processing time and response compression.</w:t>
      </w:r>
    </w:p>
    <w:p w14:paraId="467BA995" w14:textId="77777777" w:rsidR="005B1A0B" w:rsidRPr="0074450A" w:rsidRDefault="005B1A0B" w:rsidP="005B1A0B">
      <w:pPr>
        <w:pStyle w:val="Heading1"/>
        <w:jc w:val="both"/>
        <w:rPr>
          <w:rFonts w:ascii="Times New Roman" w:hAnsi="Times New Roman" w:cs="Times New Roman"/>
        </w:rPr>
      </w:pPr>
      <w:bookmarkStart w:id="237" w:name="_Toc238561795"/>
      <w:r w:rsidRPr="0074450A">
        <w:rPr>
          <w:rFonts w:ascii="Times New Roman" w:hAnsi="Times New Roman" w:cs="Times New Roman"/>
        </w:rPr>
        <w:t>3.14 Error Handling and API Response Design</w:t>
      </w:r>
      <w:bookmarkEnd w:id="236"/>
      <w:bookmarkEnd w:id="237"/>
    </w:p>
    <w:p w14:paraId="0087CAB3" w14:textId="5A88F396" w:rsidR="005B1A0B" w:rsidRPr="0074450A" w:rsidRDefault="005B1A0B" w:rsidP="005B1A0B">
      <w:pPr>
        <w:jc w:val="both"/>
        <w:rPr>
          <w:rFonts w:ascii="Times New Roman" w:hAnsi="Times New Roman" w:cs="Times New Roman"/>
        </w:rPr>
      </w:pPr>
      <w:bookmarkStart w:id="238" w:name="_Toc238277890"/>
      <w:r w:rsidRPr="0074450A">
        <w:rPr>
          <w:rFonts w:ascii="Times New Roman" w:hAnsi="Times New Roman" w:cs="Times New Roman"/>
        </w:rPr>
        <w:t xml:space="preserve">On the </w:t>
      </w:r>
      <w:proofErr w:type="gramStart"/>
      <w:r w:rsidRPr="0074450A">
        <w:rPr>
          <w:rFonts w:ascii="Times New Roman" w:hAnsi="Times New Roman" w:cs="Times New Roman"/>
        </w:rPr>
        <w:t>backend</w:t>
      </w:r>
      <w:proofErr w:type="gramEnd"/>
      <w:r w:rsidRPr="0074450A">
        <w:rPr>
          <w:rFonts w:ascii="Times New Roman" w:hAnsi="Times New Roman" w:cs="Times New Roman"/>
        </w:rPr>
        <w:t xml:space="preserve"> there is one centralized error-handling middleware so that errors from any layer (validation, authentication, database, or checking) are converted into a consistent </w:t>
      </w:r>
      <w:proofErr w:type="spellStart"/>
      <w:r w:rsidRPr="0074450A">
        <w:rPr>
          <w:rFonts w:ascii="Times New Roman" w:hAnsi="Times New Roman" w:cs="Times New Roman"/>
        </w:rPr>
        <w:t>json</w:t>
      </w:r>
      <w:proofErr w:type="spellEnd"/>
      <w:r w:rsidRPr="0074450A">
        <w:rPr>
          <w:rFonts w:ascii="Times New Roman" w:hAnsi="Times New Roman" w:cs="Times New Roman"/>
        </w:rPr>
        <w:t xml:space="preserve"> response shape, instead of each route handling errors differently. A typical error response contains a success flag, an error code or category, a human-readable message, and, for validation errors, details identifying which field failed and why. This enables the frontend to show user friendly messages (i.e. "assignment requirement text is required" instead of a generic failure) and maintains consistent logging via Winston throughout the entire backend.</w:t>
      </w:r>
    </w:p>
    <w:p w14:paraId="7477EC65" w14:textId="77777777" w:rsidR="005B1A0B" w:rsidRPr="0074450A" w:rsidRDefault="005B1A0B" w:rsidP="005B1A0B">
      <w:pPr>
        <w:pStyle w:val="Heading1"/>
        <w:jc w:val="both"/>
        <w:rPr>
          <w:rFonts w:ascii="Times New Roman" w:hAnsi="Times New Roman" w:cs="Times New Roman"/>
        </w:rPr>
      </w:pPr>
      <w:bookmarkStart w:id="239" w:name="_Toc238561796"/>
      <w:r w:rsidRPr="0074450A">
        <w:rPr>
          <w:rFonts w:ascii="Times New Roman" w:hAnsi="Times New Roman" w:cs="Times New Roman"/>
        </w:rPr>
        <w:t>3.15 Deployment Architecture</w:t>
      </w:r>
      <w:bookmarkEnd w:id="238"/>
      <w:bookmarkEnd w:id="239"/>
    </w:p>
    <w:p w14:paraId="37B4E7D0" w14:textId="77777777" w:rsidR="005B1A0B" w:rsidRPr="0074450A" w:rsidRDefault="005B1A0B" w:rsidP="005B1A0B">
      <w:pPr>
        <w:jc w:val="both"/>
        <w:rPr>
          <w:rFonts w:ascii="Times New Roman" w:hAnsi="Times New Roman" w:cs="Times New Roman"/>
        </w:rPr>
      </w:pPr>
      <w:bookmarkStart w:id="240" w:name="_Toc238277891"/>
      <w:r w:rsidRPr="0074450A">
        <w:rPr>
          <w:rFonts w:ascii="Times New Roman" w:hAnsi="Times New Roman" w:cs="Times New Roman"/>
        </w:rPr>
        <w:t>The project contains docker configuration for both frontend and backend and Kubernetes manifests (k8s-full-</w:t>
      </w:r>
      <w:proofErr w:type="gramStart"/>
      <w:r w:rsidRPr="0074450A">
        <w:rPr>
          <w:rFonts w:ascii="Times New Roman" w:hAnsi="Times New Roman" w:cs="Times New Roman"/>
        </w:rPr>
        <w:t>stack.yaml</w:t>
      </w:r>
      <w:proofErr w:type="gramEnd"/>
      <w:r w:rsidRPr="0074450A">
        <w:rPr>
          <w:rFonts w:ascii="Times New Roman" w:hAnsi="Times New Roman" w:cs="Times New Roman"/>
        </w:rPr>
        <w:t xml:space="preserve">) for a full-stack deployment. This allows us to build the application as container images and deploy them consistently across different environments (local development, staging, or production) where the frontend, backend, and PostgreSQL database can all run as individual services. The environment-specific configuration (database connection string, Firebase credentials, Redis and </w:t>
      </w:r>
      <w:proofErr w:type="spellStart"/>
      <w:r w:rsidRPr="0074450A">
        <w:rPr>
          <w:rFonts w:ascii="Times New Roman" w:hAnsi="Times New Roman" w:cs="Times New Roman"/>
        </w:rPr>
        <w:t>Cloudinary</w:t>
      </w:r>
      <w:proofErr w:type="spellEnd"/>
      <w:r w:rsidRPr="0074450A">
        <w:rPr>
          <w:rFonts w:ascii="Times New Roman" w:hAnsi="Times New Roman" w:cs="Times New Roman"/>
        </w:rPr>
        <w:t xml:space="preserve"> settings) is passed through environment variables instead of hard-coded so the same container images can be reused across environments.</w:t>
      </w:r>
    </w:p>
    <w:p w14:paraId="322DE503" w14:textId="77777777" w:rsidR="005B1A0B" w:rsidRPr="0074450A" w:rsidRDefault="005B1A0B" w:rsidP="005B1A0B">
      <w:pPr>
        <w:pStyle w:val="Heading1"/>
        <w:jc w:val="both"/>
        <w:rPr>
          <w:rFonts w:ascii="Times New Roman" w:hAnsi="Times New Roman" w:cs="Times New Roman"/>
        </w:rPr>
      </w:pPr>
      <w:bookmarkStart w:id="241" w:name="_Toc238561797"/>
      <w:r w:rsidRPr="0074450A">
        <w:rPr>
          <w:rFonts w:ascii="Times New Roman" w:hAnsi="Times New Roman" w:cs="Times New Roman"/>
        </w:rPr>
        <w:lastRenderedPageBreak/>
        <w:t>3.16 Design Principles</w:t>
      </w:r>
      <w:bookmarkEnd w:id="240"/>
      <w:bookmarkEnd w:id="241"/>
    </w:p>
    <w:p w14:paraId="25B784C0"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Separation of responsibilities frontend, backend, database, checking logic, and supporting services each have a distinct role.</w:t>
      </w:r>
    </w:p>
    <w:p w14:paraId="0C6C795E"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Reusable checking rules are maintained in one central rule registry.</w:t>
      </w:r>
    </w:p>
    <w:p w14:paraId="3878C6CB"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Dependency-aware validation rule dependencies reduce unnecessary cascading errors.</w:t>
      </w:r>
    </w:p>
    <w:p w14:paraId="0C6F23B4"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Role-based access student and teacher’s and abilities are kept separate by role.</w:t>
      </w:r>
    </w:p>
    <w:p w14:paraId="1EB96E9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Semantic consistency checking the system compares a student's own artifacts against one another rather than relying on a single fixed case study or free-text parsing.</w:t>
      </w:r>
    </w:p>
    <w:p w14:paraId="4AD41AD4"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Educational feedback checking results and suggestions are designed to help students improve, not only to flag mistakes.</w:t>
      </w:r>
    </w:p>
    <w:p w14:paraId="4616028B" w14:textId="77777777" w:rsidR="005B1A0B" w:rsidRPr="0074450A" w:rsidRDefault="005B1A0B" w:rsidP="005B1A0B">
      <w:pPr>
        <w:pStyle w:val="Heading1"/>
        <w:jc w:val="both"/>
        <w:rPr>
          <w:rFonts w:ascii="Times New Roman" w:hAnsi="Times New Roman" w:cs="Times New Roman"/>
        </w:rPr>
      </w:pPr>
      <w:bookmarkStart w:id="242" w:name="_Toc238277892"/>
      <w:bookmarkStart w:id="243" w:name="_Toc238561798"/>
      <w:r w:rsidRPr="0074450A">
        <w:rPr>
          <w:rFonts w:ascii="Times New Roman" w:hAnsi="Times New Roman" w:cs="Times New Roman"/>
        </w:rPr>
        <w:t>3.17 Summary</w:t>
      </w:r>
      <w:bookmarkEnd w:id="242"/>
      <w:bookmarkEnd w:id="243"/>
    </w:p>
    <w:p w14:paraId="556C6BEE" w14:textId="77777777" w:rsidR="005B1A0B" w:rsidRPr="0074450A" w:rsidRDefault="005B1A0B" w:rsidP="005B1A0B">
      <w:pPr>
        <w:jc w:val="both"/>
        <w:rPr>
          <w:rFonts w:ascii="Times New Roman" w:hAnsi="Times New Roman" w:cs="Times New Roman"/>
          <w:lang/>
        </w:rPr>
      </w:pPr>
      <w:r w:rsidRPr="0074450A">
        <w:rPr>
          <w:rFonts w:ascii="Times New Roman" w:hAnsi="Times New Roman" w:cs="Times New Roman"/>
          <w:lang/>
        </w:rPr>
        <w:t>In this chapter we presented the design of the current implementation of UMLTutor, consisting of a React frontend, a Node.js/Express backend and a PostgreSQL database accessed by Prisma. The checking system is one of the central parts of the design, built on top of a 124-rule registry (117 enabled) and a six-phase, dependency-aware pipeline, along with the semantic consistency matching (nlp/ modules) that supports it. The database holds users, classes, assignments, submissions, the five types of UML artifacts, evaluations, notifications, announcements, resources and submission exports. This design links the requirements of Chapter 2 and the implementation described in the next chapter.</w:t>
      </w:r>
    </w:p>
    <w:p w14:paraId="3B7576B5" w14:textId="77777777" w:rsidR="005B1A0B" w:rsidRPr="0074450A" w:rsidRDefault="005B1A0B" w:rsidP="005B1A0B">
      <w:pPr>
        <w:jc w:val="both"/>
        <w:rPr>
          <w:rFonts w:ascii="Times New Roman" w:hAnsi="Times New Roman" w:cs="Times New Roman"/>
        </w:rPr>
      </w:pPr>
    </w:p>
    <w:bookmarkEnd w:id="163"/>
    <w:p w14:paraId="2457D127" w14:textId="77777777" w:rsidR="005B1A0B" w:rsidRPr="0074450A" w:rsidRDefault="005B1A0B" w:rsidP="005B1A0B">
      <w:pPr>
        <w:rPr>
          <w:rFonts w:ascii="Times New Roman" w:hAnsi="Times New Roman" w:cs="Times New Roman"/>
        </w:rPr>
        <w:sectPr w:rsidR="005B1A0B" w:rsidRPr="0074450A" w:rsidSect="005B1A0B">
          <w:headerReference w:type="default" r:id="rId51"/>
          <w:footerReference w:type="default" r:id="rId5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31"/>
          <w:cols w:space="720"/>
          <w:docGrid w:linePitch="360"/>
        </w:sectPr>
      </w:pPr>
    </w:p>
    <w:p w14:paraId="51A1F877" w14:textId="77777777" w:rsidR="001E7D1C" w:rsidRDefault="001E7D1C" w:rsidP="001E7D1C"/>
    <w:p w14:paraId="69E17E57" w14:textId="77777777" w:rsidR="001E7D1C" w:rsidRDefault="001E7D1C" w:rsidP="001E7D1C"/>
    <w:p w14:paraId="6B01184C" w14:textId="77777777" w:rsidR="001E7D1C" w:rsidRDefault="001E7D1C" w:rsidP="001E7D1C"/>
    <w:p w14:paraId="52ABFCC5" w14:textId="77777777" w:rsidR="001E7D1C" w:rsidRDefault="001E7D1C" w:rsidP="001E7D1C"/>
    <w:p w14:paraId="2BDD6D5E" w14:textId="77777777" w:rsidR="001E7D1C" w:rsidRDefault="001E7D1C" w:rsidP="001E7D1C"/>
    <w:p w14:paraId="2BE3DBF8" w14:textId="77777777" w:rsidR="001E7D1C" w:rsidRDefault="001E7D1C" w:rsidP="001E7D1C"/>
    <w:p w14:paraId="7B60F822" w14:textId="77777777" w:rsidR="001E7D1C" w:rsidRDefault="001E7D1C" w:rsidP="001E7D1C"/>
    <w:p w14:paraId="1C85A019" w14:textId="77777777" w:rsidR="001E7D1C" w:rsidRDefault="001E7D1C" w:rsidP="001E7D1C"/>
    <w:p w14:paraId="4D826494" w14:textId="77777777" w:rsidR="001E7D1C" w:rsidRDefault="001E7D1C" w:rsidP="001E7D1C"/>
    <w:p w14:paraId="2E89D8BE" w14:textId="77777777" w:rsidR="001E7D1C" w:rsidRDefault="001E7D1C" w:rsidP="001E7D1C"/>
    <w:p w14:paraId="57FF7F03" w14:textId="6CE61434" w:rsidR="005B1A0B" w:rsidRPr="0074450A" w:rsidRDefault="005B1A0B" w:rsidP="005B1A0B">
      <w:pPr>
        <w:pStyle w:val="Heading1"/>
        <w:jc w:val="center"/>
        <w:rPr>
          <w:rFonts w:ascii="Times New Roman" w:hAnsi="Times New Roman" w:cs="Times New Roman"/>
          <w:color w:val="000000" w:themeColor="text1"/>
          <w:sz w:val="44"/>
          <w:szCs w:val="44"/>
        </w:rPr>
      </w:pPr>
      <w:bookmarkStart w:id="244" w:name="_Toc238561799"/>
      <w:r w:rsidRPr="0074450A">
        <w:rPr>
          <w:rFonts w:ascii="Times New Roman" w:hAnsi="Times New Roman" w:cs="Times New Roman"/>
          <w:b/>
          <w:color w:val="000000" w:themeColor="text1"/>
          <w:sz w:val="44"/>
          <w:szCs w:val="44"/>
        </w:rPr>
        <w:t>CHAPTER 4</w:t>
      </w:r>
      <w:bookmarkEnd w:id="244"/>
    </w:p>
    <w:p w14:paraId="7FB8789E" w14:textId="77777777" w:rsidR="005B1A0B" w:rsidRPr="0074450A" w:rsidRDefault="005B1A0B" w:rsidP="005B1A0B">
      <w:pPr>
        <w:pStyle w:val="Heading1"/>
        <w:jc w:val="center"/>
        <w:rPr>
          <w:rFonts w:ascii="Times New Roman" w:hAnsi="Times New Roman" w:cs="Times New Roman"/>
          <w:color w:val="000000" w:themeColor="text1"/>
        </w:rPr>
      </w:pPr>
      <w:bookmarkStart w:id="245" w:name="_Toc238561800"/>
      <w:r w:rsidRPr="0074450A">
        <w:rPr>
          <w:rFonts w:ascii="Times New Roman" w:hAnsi="Times New Roman" w:cs="Times New Roman"/>
          <w:b/>
          <w:color w:val="000000" w:themeColor="text1"/>
          <w:sz w:val="28"/>
          <w:szCs w:val="28"/>
        </w:rPr>
        <w:t>IMPLEMENTATION</w:t>
      </w:r>
      <w:bookmarkEnd w:id="245"/>
    </w:p>
    <w:p w14:paraId="62F84021" w14:textId="77777777" w:rsidR="005B1A0B" w:rsidRPr="0074450A" w:rsidRDefault="005B1A0B" w:rsidP="005B1A0B">
      <w:pPr>
        <w:rPr>
          <w:rFonts w:ascii="Times New Roman" w:hAnsi="Times New Roman" w:cs="Times New Roman"/>
        </w:rPr>
      </w:pPr>
    </w:p>
    <w:p w14:paraId="5CD63DC3" w14:textId="6C43BAB2" w:rsidR="005B1A0B" w:rsidRPr="0074450A" w:rsidRDefault="005B1A0B" w:rsidP="005B1A0B">
      <w:pPr>
        <w:pStyle w:val="TOC1"/>
        <w:tabs>
          <w:tab w:val="right" w:leader="dot" w:pos="9350"/>
        </w:tabs>
        <w:rPr>
          <w:rFonts w:ascii="Times New Roman" w:hAnsi="Times New Roman" w:cs="Times New Roman"/>
          <w:noProof/>
        </w:rPr>
      </w:pPr>
    </w:p>
    <w:p w14:paraId="220C3C81" w14:textId="77777777" w:rsidR="005B1A0B" w:rsidRPr="0074450A" w:rsidRDefault="005B1A0B" w:rsidP="005B1A0B">
      <w:pPr>
        <w:rPr>
          <w:rFonts w:ascii="Times New Roman" w:hAnsi="Times New Roman" w:cs="Times New Roman"/>
        </w:rPr>
        <w:sectPr w:rsidR="005B1A0B" w:rsidRPr="0074450A" w:rsidSect="005B1A0B">
          <w:headerReference w:type="default" r:id="rId53"/>
          <w:footerReference w:type="default" r:id="rId5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A79F276" w14:textId="77777777" w:rsidR="005B1A0B" w:rsidRPr="0074450A" w:rsidRDefault="005B1A0B" w:rsidP="005B1A0B">
      <w:pPr>
        <w:pStyle w:val="Heading1"/>
        <w:jc w:val="both"/>
        <w:rPr>
          <w:rFonts w:ascii="Times New Roman" w:hAnsi="Times New Roman" w:cs="Times New Roman"/>
        </w:rPr>
      </w:pPr>
      <w:bookmarkStart w:id="246" w:name="_Toc238277893"/>
      <w:bookmarkStart w:id="247" w:name="_Toc238561801"/>
      <w:bookmarkStart w:id="248" w:name="Ch4Scope"/>
      <w:r w:rsidRPr="0074450A">
        <w:rPr>
          <w:rFonts w:ascii="Times New Roman" w:hAnsi="Times New Roman" w:cs="Times New Roman"/>
        </w:rPr>
        <w:lastRenderedPageBreak/>
        <w:t>4.1 Introduction</w:t>
      </w:r>
      <w:bookmarkEnd w:id="246"/>
      <w:bookmarkEnd w:id="247"/>
    </w:p>
    <w:p w14:paraId="43576B4A" w14:textId="77777777" w:rsidR="005B1A0B" w:rsidRPr="0074450A" w:rsidRDefault="005B1A0B" w:rsidP="005B1A0B">
      <w:pPr>
        <w:jc w:val="both"/>
        <w:rPr>
          <w:rFonts w:ascii="Times New Roman" w:hAnsi="Times New Roman" w:cs="Times New Roman"/>
        </w:rPr>
      </w:pPr>
      <w:bookmarkStart w:id="249" w:name="_Toc238277894"/>
      <w:r w:rsidRPr="0074450A">
        <w:rPr>
          <w:rFonts w:ascii="Times New Roman" w:hAnsi="Times New Roman" w:cs="Times New Roman"/>
        </w:rPr>
        <w:t xml:space="preserve">This chapter explains the implementation of the design of Chapter 3.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is developed as two separate workspaces in one repository, using Node.js/JavaScript: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-backend (a Node.js/Express REST API) and </w:t>
      </w:r>
      <w:proofErr w:type="spellStart"/>
      <w:r w:rsidRPr="0074450A">
        <w:rPr>
          <w:rFonts w:ascii="Times New Roman" w:hAnsi="Times New Roman" w:cs="Times New Roman"/>
        </w:rPr>
        <w:t>umltutor</w:t>
      </w:r>
      <w:proofErr w:type="spellEnd"/>
      <w:r w:rsidRPr="0074450A">
        <w:rPr>
          <w:rFonts w:ascii="Times New Roman" w:hAnsi="Times New Roman" w:cs="Times New Roman"/>
        </w:rPr>
        <w:t>-frontend (a React single-page application) with a common PostgreSQL database that is accessed through Prisma ORM.</w:t>
      </w:r>
    </w:p>
    <w:p w14:paraId="0BBBC83C" w14:textId="77777777" w:rsidR="005B1A0B" w:rsidRPr="0074450A" w:rsidRDefault="005B1A0B" w:rsidP="005B1A0B">
      <w:pPr>
        <w:pStyle w:val="Heading1"/>
        <w:jc w:val="both"/>
        <w:rPr>
          <w:rFonts w:ascii="Times New Roman" w:hAnsi="Times New Roman" w:cs="Times New Roman"/>
        </w:rPr>
      </w:pPr>
      <w:bookmarkStart w:id="250" w:name="_Toc238561802"/>
      <w:r w:rsidRPr="0074450A">
        <w:rPr>
          <w:rFonts w:ascii="Times New Roman" w:hAnsi="Times New Roman" w:cs="Times New Roman"/>
        </w:rPr>
        <w:t>4.2 Backend Implementation</w:t>
      </w:r>
      <w:bookmarkEnd w:id="249"/>
      <w:bookmarkEnd w:id="250"/>
    </w:p>
    <w:p w14:paraId="3DFD4AD0"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backend source is </w:t>
      </w:r>
      <w:proofErr w:type="spellStart"/>
      <w:r w:rsidRPr="0074450A">
        <w:rPr>
          <w:rFonts w:ascii="Times New Roman" w:hAnsi="Times New Roman" w:cs="Times New Roman"/>
        </w:rPr>
        <w:t>organised</w:t>
      </w:r>
      <w:proofErr w:type="spellEnd"/>
      <w:r w:rsidRPr="0074450A">
        <w:rPr>
          <w:rFonts w:ascii="Times New Roman" w:hAnsi="Times New Roman" w:cs="Times New Roman"/>
        </w:rPr>
        <w:t xml:space="preserve"> under </w:t>
      </w:r>
      <w:proofErr w:type="spellStart"/>
      <w:r w:rsidRPr="0074450A">
        <w:rPr>
          <w:rFonts w:ascii="Times New Roman" w:hAnsi="Times New Roman" w:cs="Times New Roman"/>
        </w:rPr>
        <w:t>umltutor</w:t>
      </w:r>
      <w:proofErr w:type="spellEnd"/>
      <w:r w:rsidRPr="0074450A">
        <w:rPr>
          <w:rFonts w:ascii="Times New Roman" w:hAnsi="Times New Roman" w:cs="Times New Roman"/>
        </w:rPr>
        <w:t>-backend/</w:t>
      </w:r>
      <w:proofErr w:type="spellStart"/>
      <w:r w:rsidRPr="0074450A">
        <w:rPr>
          <w:rFonts w:ascii="Times New Roman" w:hAnsi="Times New Roman" w:cs="Times New Roman"/>
        </w:rPr>
        <w:t>src</w:t>
      </w:r>
      <w:proofErr w:type="spellEnd"/>
      <w:r w:rsidRPr="0074450A">
        <w:rPr>
          <w:rFonts w:ascii="Times New Roman" w:hAnsi="Times New Roman" w:cs="Times New Roman"/>
        </w:rPr>
        <w:t xml:space="preserve"> into the following folders, matching the layered architecture described in Section 3.6:</w:t>
      </w:r>
    </w:p>
    <w:tbl>
      <w:tblPr>
        <w:tblW w:w="961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96"/>
        <w:gridCol w:w="7918"/>
      </w:tblGrid>
      <w:tr w:rsidR="005B1A0B" w:rsidRPr="0074450A" w14:paraId="5A0832D5" w14:textId="77777777" w:rsidTr="00CB6232">
        <w:trPr>
          <w:trHeight w:val="490"/>
        </w:trPr>
        <w:tc>
          <w:tcPr>
            <w:tcW w:w="1696" w:type="dxa"/>
          </w:tcPr>
          <w:p w14:paraId="392BDD1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Folder</w:t>
            </w:r>
          </w:p>
        </w:tc>
        <w:tc>
          <w:tcPr>
            <w:tcW w:w="7918" w:type="dxa"/>
          </w:tcPr>
          <w:p w14:paraId="62CC7DE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Contents</w:t>
            </w:r>
          </w:p>
        </w:tc>
      </w:tr>
      <w:tr w:rsidR="005B1A0B" w:rsidRPr="0074450A" w14:paraId="70D2C245" w14:textId="77777777" w:rsidTr="00CB6232">
        <w:trPr>
          <w:trHeight w:val="1097"/>
        </w:trPr>
        <w:tc>
          <w:tcPr>
            <w:tcW w:w="1696" w:type="dxa"/>
          </w:tcPr>
          <w:p w14:paraId="0792FCA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controllers/</w:t>
            </w:r>
          </w:p>
        </w:tc>
        <w:tc>
          <w:tcPr>
            <w:tcW w:w="7918" w:type="dxa"/>
          </w:tcPr>
          <w:p w14:paraId="2CF291D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Express route handlers (</w:t>
            </w:r>
            <w:proofErr w:type="spellStart"/>
            <w:r w:rsidRPr="0074450A">
              <w:rPr>
                <w:rFonts w:ascii="Times New Roman" w:hAnsi="Times New Roman" w:cs="Times New Roman"/>
              </w:rPr>
              <w:t>AuthController</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AssignmentController</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SubmissionController</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CheckingController</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ClassController</w:t>
            </w:r>
            <w:proofErr w:type="spellEnd"/>
            <w:r w:rsidRPr="0074450A">
              <w:rPr>
                <w:rFonts w:ascii="Times New Roman" w:hAnsi="Times New Roman" w:cs="Times New Roman"/>
              </w:rPr>
              <w:t>) that parse requests, call services, and shape responses.</w:t>
            </w:r>
          </w:p>
        </w:tc>
      </w:tr>
      <w:tr w:rsidR="005B1A0B" w:rsidRPr="0074450A" w14:paraId="37A433F9" w14:textId="77777777" w:rsidTr="00CB6232">
        <w:trPr>
          <w:trHeight w:val="1388"/>
        </w:trPr>
        <w:tc>
          <w:tcPr>
            <w:tcW w:w="1696" w:type="dxa"/>
          </w:tcPr>
          <w:p w14:paraId="6073BBF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services/</w:t>
            </w:r>
          </w:p>
        </w:tc>
        <w:tc>
          <w:tcPr>
            <w:tcW w:w="7918" w:type="dxa"/>
          </w:tcPr>
          <w:p w14:paraId="52FFBA8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Business logic: </w:t>
            </w:r>
            <w:proofErr w:type="spellStart"/>
            <w:r w:rsidRPr="0074450A">
              <w:rPr>
                <w:rFonts w:ascii="Times New Roman" w:hAnsi="Times New Roman" w:cs="Times New Roman"/>
              </w:rPr>
              <w:t>authService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assignmentService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classService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checkingEngine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notificationService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resourceService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announcementService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submissionService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suggestionEngine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ssdValidationService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studentService</w:t>
            </w:r>
            <w:proofErr w:type="spellEnd"/>
            <w:r w:rsidRPr="0074450A">
              <w:rPr>
                <w:rFonts w:ascii="Times New Roman" w:hAnsi="Times New Roman" w:cs="Times New Roman"/>
              </w:rPr>
              <w:t>.</w:t>
            </w:r>
          </w:p>
        </w:tc>
      </w:tr>
      <w:tr w:rsidR="005B1A0B" w:rsidRPr="0074450A" w14:paraId="2D57FBD3" w14:textId="77777777" w:rsidTr="00CB6232">
        <w:trPr>
          <w:trHeight w:val="1097"/>
        </w:trPr>
        <w:tc>
          <w:tcPr>
            <w:tcW w:w="1696" w:type="dxa"/>
          </w:tcPr>
          <w:p w14:paraId="316AAA4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repositories/</w:t>
            </w:r>
          </w:p>
        </w:tc>
        <w:tc>
          <w:tcPr>
            <w:tcW w:w="7918" w:type="dxa"/>
          </w:tcPr>
          <w:p w14:paraId="64124E7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Prisma-based data access for assignments, classes, notifications, submissions, submission exports, and users, keeping raw database queries out of the controllers and services.</w:t>
            </w:r>
          </w:p>
        </w:tc>
      </w:tr>
      <w:tr w:rsidR="005B1A0B" w:rsidRPr="0074450A" w14:paraId="2F715729" w14:textId="77777777" w:rsidTr="00CB6232">
        <w:trPr>
          <w:trHeight w:val="793"/>
        </w:trPr>
        <w:tc>
          <w:tcPr>
            <w:tcW w:w="1696" w:type="dxa"/>
          </w:tcPr>
          <w:p w14:paraId="23649F0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rules/</w:t>
            </w:r>
          </w:p>
        </w:tc>
        <w:tc>
          <w:tcPr>
            <w:tcW w:w="7918" w:type="dxa"/>
          </w:tcPr>
          <w:p w14:paraId="66358D0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rule registry (ruleRegistry.js, 124 rules), the dependency-aware pipeline (rulePipeline.js), and rule configuration (ruleConfig.js).</w:t>
            </w:r>
          </w:p>
        </w:tc>
      </w:tr>
      <w:tr w:rsidR="005B1A0B" w:rsidRPr="0074450A" w14:paraId="6D0C0439" w14:textId="77777777" w:rsidTr="00CB6232">
        <w:trPr>
          <w:trHeight w:val="1097"/>
        </w:trPr>
        <w:tc>
          <w:tcPr>
            <w:tcW w:w="1696" w:type="dxa"/>
          </w:tcPr>
          <w:p w14:paraId="2A298A26" w14:textId="77777777" w:rsidR="005B1A0B" w:rsidRPr="0074450A" w:rsidRDefault="005B1A0B" w:rsidP="004F5E12">
            <w:pPr>
              <w:jc w:val="both"/>
              <w:rPr>
                <w:rFonts w:ascii="Times New Roman" w:hAnsi="Times New Roman" w:cs="Times New Roman"/>
              </w:rPr>
            </w:pPr>
            <w:proofErr w:type="spellStart"/>
            <w:r w:rsidRPr="0074450A">
              <w:rPr>
                <w:rFonts w:ascii="Times New Roman" w:hAnsi="Times New Roman" w:cs="Times New Roman"/>
              </w:rPr>
              <w:t>nlp</w:t>
            </w:r>
            <w:proofErr w:type="spellEnd"/>
            <w:r w:rsidRPr="0074450A">
              <w:rPr>
                <w:rFonts w:ascii="Times New Roman" w:hAnsi="Times New Roman" w:cs="Times New Roman"/>
              </w:rPr>
              <w:t>/</w:t>
            </w:r>
          </w:p>
        </w:tc>
        <w:tc>
          <w:tcPr>
            <w:tcW w:w="7918" w:type="dxa"/>
          </w:tcPr>
          <w:p w14:paraId="16A5ADD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Text-processing and semantic-matching utilities (semanticService.js, sentenceUtils.js, similarity.js, constants.js) used by the checking engine to compare a student's own UML artifacts.</w:t>
            </w:r>
          </w:p>
        </w:tc>
      </w:tr>
      <w:tr w:rsidR="005B1A0B" w:rsidRPr="0074450A" w14:paraId="5976FB83" w14:textId="77777777" w:rsidTr="00CB6232">
        <w:trPr>
          <w:trHeight w:val="1085"/>
        </w:trPr>
        <w:tc>
          <w:tcPr>
            <w:tcW w:w="1696" w:type="dxa"/>
          </w:tcPr>
          <w:p w14:paraId="010AF21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routes/</w:t>
            </w:r>
          </w:p>
        </w:tc>
        <w:tc>
          <w:tcPr>
            <w:tcW w:w="7918" w:type="dxa"/>
          </w:tcPr>
          <w:p w14:paraId="1BF6786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Express route definitions per resource (</w:t>
            </w:r>
            <w:proofErr w:type="spellStart"/>
            <w:r w:rsidRPr="0074450A">
              <w:rPr>
                <w:rFonts w:ascii="Times New Roman" w:hAnsi="Times New Roman" w:cs="Times New Roman"/>
              </w:rPr>
              <w:t>authRoutes</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assignmentRoutes</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checkingRoutes</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classRoutes</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notificationRoutes</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studentRoutes</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submissionRoutes</w:t>
            </w:r>
            <w:proofErr w:type="spellEnd"/>
            <w:r w:rsidRPr="0074450A">
              <w:rPr>
                <w:rFonts w:ascii="Times New Roman" w:hAnsi="Times New Roman" w:cs="Times New Roman"/>
              </w:rPr>
              <w:t>).</w:t>
            </w:r>
          </w:p>
        </w:tc>
      </w:tr>
      <w:tr w:rsidR="005B1A0B" w:rsidRPr="0074450A" w14:paraId="16064BDE" w14:textId="77777777" w:rsidTr="00CB6232">
        <w:trPr>
          <w:trHeight w:val="793"/>
        </w:trPr>
        <w:tc>
          <w:tcPr>
            <w:tcW w:w="1696" w:type="dxa"/>
          </w:tcPr>
          <w:p w14:paraId="449BB6F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middleware/</w:t>
            </w:r>
          </w:p>
        </w:tc>
        <w:tc>
          <w:tcPr>
            <w:tcW w:w="7918" w:type="dxa"/>
          </w:tcPr>
          <w:p w14:paraId="24C78A0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Cross-cutting request handling: authentication (Firebase token verification), request logging, and error handling.</w:t>
            </w:r>
          </w:p>
        </w:tc>
      </w:tr>
      <w:tr w:rsidR="005B1A0B" w:rsidRPr="0074450A" w14:paraId="599EB75A" w14:textId="77777777" w:rsidTr="00CB6232">
        <w:trPr>
          <w:trHeight w:val="793"/>
        </w:trPr>
        <w:tc>
          <w:tcPr>
            <w:tcW w:w="1696" w:type="dxa"/>
          </w:tcPr>
          <w:p w14:paraId="0A992EA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config/</w:t>
            </w:r>
          </w:p>
        </w:tc>
        <w:tc>
          <w:tcPr>
            <w:tcW w:w="7918" w:type="dxa"/>
          </w:tcPr>
          <w:p w14:paraId="319FC6E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Environment and third-party service configuration (database connection, Firebase Admin SDK, </w:t>
            </w:r>
            <w:proofErr w:type="spellStart"/>
            <w:r w:rsidRPr="0074450A">
              <w:rPr>
                <w:rFonts w:ascii="Times New Roman" w:hAnsi="Times New Roman" w:cs="Times New Roman"/>
              </w:rPr>
              <w:t>Cloudinary</w:t>
            </w:r>
            <w:proofErr w:type="spellEnd"/>
            <w:r w:rsidRPr="0074450A">
              <w:rPr>
                <w:rFonts w:ascii="Times New Roman" w:hAnsi="Times New Roman" w:cs="Times New Roman"/>
              </w:rPr>
              <w:t>, logging).</w:t>
            </w:r>
          </w:p>
        </w:tc>
      </w:tr>
      <w:tr w:rsidR="005B1A0B" w:rsidRPr="0074450A" w14:paraId="544BF533" w14:textId="77777777" w:rsidTr="00CB6232">
        <w:trPr>
          <w:trHeight w:val="490"/>
        </w:trPr>
        <w:tc>
          <w:tcPr>
            <w:tcW w:w="1696" w:type="dxa"/>
          </w:tcPr>
          <w:p w14:paraId="38ECE85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utils/</w:t>
            </w:r>
          </w:p>
        </w:tc>
        <w:tc>
          <w:tcPr>
            <w:tcW w:w="7918" w:type="dxa"/>
          </w:tcPr>
          <w:p w14:paraId="73991F2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Shared helper functions used across services and controllers.</w:t>
            </w:r>
          </w:p>
        </w:tc>
      </w:tr>
    </w:tbl>
    <w:p w14:paraId="010A98FF" w14:textId="77777777" w:rsidR="005B1A0B" w:rsidRPr="0074450A" w:rsidRDefault="005B1A0B" w:rsidP="005B1A0B">
      <w:pPr>
        <w:rPr>
          <w:rFonts w:ascii="Times New Roman" w:hAnsi="Times New Roman" w:cs="Times New Roman"/>
        </w:rPr>
      </w:pPr>
    </w:p>
    <w:p w14:paraId="0E9C1E98"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app.js configures the Express application (JSON body parsing, CORS, Helmet, rate limiting, Swagger documentation, and route mounting), while server.js starts the HTTP server and, where configured, the Socket.IO real-time layer. Prisma Client is generated from </w:t>
      </w:r>
      <w:proofErr w:type="spellStart"/>
      <w:r w:rsidRPr="0074450A">
        <w:rPr>
          <w:rFonts w:ascii="Times New Roman" w:hAnsi="Times New Roman" w:cs="Times New Roman"/>
        </w:rPr>
        <w:t>prisma</w:t>
      </w:r>
      <w:proofErr w:type="spellEnd"/>
      <w:r w:rsidRPr="0074450A">
        <w:rPr>
          <w:rFonts w:ascii="Times New Roman" w:hAnsi="Times New Roman" w:cs="Times New Roman"/>
        </w:rPr>
        <w:t>/</w:t>
      </w:r>
      <w:proofErr w:type="spellStart"/>
      <w:r w:rsidRPr="0074450A">
        <w:rPr>
          <w:rFonts w:ascii="Times New Roman" w:hAnsi="Times New Roman" w:cs="Times New Roman"/>
        </w:rPr>
        <w:t>schema.prisma</w:t>
      </w:r>
      <w:proofErr w:type="spellEnd"/>
      <w:r w:rsidRPr="0074450A">
        <w:rPr>
          <w:rFonts w:ascii="Times New Roman" w:hAnsi="Times New Roman" w:cs="Times New Roman"/>
        </w:rPr>
        <w:t xml:space="preserve"> and used throughout the repositories and services for type-safe database access.</w:t>
      </w:r>
    </w:p>
    <w:p w14:paraId="164E6A4A" w14:textId="77777777" w:rsidR="005B1A0B" w:rsidRPr="0074450A" w:rsidRDefault="005B1A0B" w:rsidP="005B1A0B">
      <w:pPr>
        <w:pStyle w:val="Heading1"/>
        <w:rPr>
          <w:rFonts w:ascii="Times New Roman" w:hAnsi="Times New Roman" w:cs="Times New Roman"/>
        </w:rPr>
      </w:pPr>
      <w:bookmarkStart w:id="251" w:name="_Toc238277895"/>
      <w:bookmarkStart w:id="252" w:name="_Toc238561803"/>
      <w:r w:rsidRPr="0074450A">
        <w:rPr>
          <w:rFonts w:ascii="Times New Roman" w:hAnsi="Times New Roman" w:cs="Times New Roman"/>
        </w:rPr>
        <w:t>4.3 Frontend Implementation</w:t>
      </w:r>
      <w:bookmarkEnd w:id="251"/>
      <w:bookmarkEnd w:id="252"/>
    </w:p>
    <w:p w14:paraId="59505948" w14:textId="77777777" w:rsidR="005B1A0B" w:rsidRPr="0074450A" w:rsidRDefault="005B1A0B" w:rsidP="005B1A0B">
      <w:pPr>
        <w:rPr>
          <w:rFonts w:ascii="Times New Roman" w:hAnsi="Times New Roman" w:cs="Times New Roman"/>
        </w:rPr>
      </w:pPr>
      <w:r w:rsidRPr="0074450A">
        <w:rPr>
          <w:rFonts w:ascii="Times New Roman" w:hAnsi="Times New Roman" w:cs="Times New Roman"/>
        </w:rPr>
        <w:t xml:space="preserve">The frontend source is </w:t>
      </w:r>
      <w:proofErr w:type="spellStart"/>
      <w:r w:rsidRPr="0074450A">
        <w:rPr>
          <w:rFonts w:ascii="Times New Roman" w:hAnsi="Times New Roman" w:cs="Times New Roman"/>
        </w:rPr>
        <w:t>organised</w:t>
      </w:r>
      <w:proofErr w:type="spellEnd"/>
      <w:r w:rsidRPr="0074450A">
        <w:rPr>
          <w:rFonts w:ascii="Times New Roman" w:hAnsi="Times New Roman" w:cs="Times New Roman"/>
        </w:rPr>
        <w:t xml:space="preserve"> under </w:t>
      </w:r>
      <w:proofErr w:type="spellStart"/>
      <w:r w:rsidRPr="0074450A">
        <w:rPr>
          <w:rFonts w:ascii="Times New Roman" w:hAnsi="Times New Roman" w:cs="Times New Roman"/>
        </w:rPr>
        <w:t>umltutor</w:t>
      </w:r>
      <w:proofErr w:type="spellEnd"/>
      <w:r w:rsidRPr="0074450A">
        <w:rPr>
          <w:rFonts w:ascii="Times New Roman" w:hAnsi="Times New Roman" w:cs="Times New Roman"/>
        </w:rPr>
        <w:t>-frontend/</w:t>
      </w:r>
      <w:proofErr w:type="spellStart"/>
      <w:r w:rsidRPr="0074450A">
        <w:rPr>
          <w:rFonts w:ascii="Times New Roman" w:hAnsi="Times New Roman" w:cs="Times New Roman"/>
        </w:rPr>
        <w:t>src</w:t>
      </w:r>
      <w:proofErr w:type="spellEnd"/>
      <w:r w:rsidRPr="0074450A">
        <w:rPr>
          <w:rFonts w:ascii="Times New Roman" w:hAnsi="Times New Roman" w:cs="Times New Roman"/>
        </w:rPr>
        <w:t xml:space="preserve"> using a feature-based structure:</w:t>
      </w:r>
    </w:p>
    <w:tbl>
      <w:tblPr>
        <w:tblStyle w:val="TableGrid"/>
        <w:tblW w:w="0" w:type="auto"/>
        <w:tblLook w:val="04A0" w:firstRow="1" w:lastRow="0" w:firstColumn="1" w:lastColumn="0" w:noHBand="0" w:noVBand="1"/>
      </w:tblPr>
      <w:tblGrid>
        <w:gridCol w:w="1980"/>
        <w:gridCol w:w="7370"/>
      </w:tblGrid>
      <w:tr w:rsidR="005B1A0B" w:rsidRPr="0074450A" w14:paraId="09281477" w14:textId="77777777" w:rsidTr="004F5E12">
        <w:tc>
          <w:tcPr>
            <w:tcW w:w="1980" w:type="dxa"/>
          </w:tcPr>
          <w:p w14:paraId="7A7E10C8" w14:textId="77777777" w:rsidR="005B1A0B" w:rsidRPr="0074450A" w:rsidRDefault="005B1A0B" w:rsidP="004F5E12">
            <w:pPr>
              <w:rPr>
                <w:rFonts w:ascii="Times New Roman" w:hAnsi="Times New Roman" w:cs="Times New Roman"/>
                <w:b/>
                <w:bCs/>
              </w:rPr>
            </w:pPr>
            <w:r w:rsidRPr="0074450A">
              <w:rPr>
                <w:rFonts w:ascii="Times New Roman" w:hAnsi="Times New Roman" w:cs="Times New Roman"/>
                <w:b/>
                <w:bCs/>
              </w:rPr>
              <w:t>Folder</w:t>
            </w:r>
          </w:p>
        </w:tc>
        <w:tc>
          <w:tcPr>
            <w:tcW w:w="7370" w:type="dxa"/>
          </w:tcPr>
          <w:p w14:paraId="5156C749" w14:textId="77777777" w:rsidR="005B1A0B" w:rsidRPr="0074450A" w:rsidRDefault="005B1A0B" w:rsidP="004F5E12">
            <w:pPr>
              <w:rPr>
                <w:rFonts w:ascii="Times New Roman" w:hAnsi="Times New Roman" w:cs="Times New Roman"/>
                <w:b/>
                <w:bCs/>
              </w:rPr>
            </w:pPr>
            <w:r w:rsidRPr="0074450A">
              <w:rPr>
                <w:rFonts w:ascii="Times New Roman" w:hAnsi="Times New Roman" w:cs="Times New Roman"/>
                <w:b/>
                <w:bCs/>
              </w:rPr>
              <w:t>Contents</w:t>
            </w:r>
          </w:p>
        </w:tc>
      </w:tr>
      <w:tr w:rsidR="005B1A0B" w:rsidRPr="0074450A" w14:paraId="17E5C3F7" w14:textId="77777777" w:rsidTr="004F5E12">
        <w:tc>
          <w:tcPr>
            <w:tcW w:w="1980" w:type="dxa"/>
          </w:tcPr>
          <w:p w14:paraId="61A5BDA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features/</w:t>
            </w:r>
          </w:p>
        </w:tc>
        <w:tc>
          <w:tcPr>
            <w:tcW w:w="7370" w:type="dxa"/>
          </w:tcPr>
          <w:p w14:paraId="2E69476C"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 xml:space="preserve">One folder per application area, including auth, classroom, assignments, diagram, </w:t>
            </w:r>
            <w:proofErr w:type="spellStart"/>
            <w:r w:rsidRPr="0074450A">
              <w:rPr>
                <w:rFonts w:ascii="Times New Roman" w:hAnsi="Times New Roman" w:cs="Times New Roman"/>
              </w:rPr>
              <w:t>ssd</w:t>
            </w:r>
            <w:proofErr w:type="spellEnd"/>
            <w:r w:rsidRPr="0074450A">
              <w:rPr>
                <w:rFonts w:ascii="Times New Roman" w:hAnsi="Times New Roman" w:cs="Times New Roman"/>
              </w:rPr>
              <w:t>, description, class-diagram, sequence-diagram, checking, modes, tutorial, submissions, notifications, and teacher. Each feature folder groups its own components, hooks, and logic.</w:t>
            </w:r>
          </w:p>
        </w:tc>
      </w:tr>
      <w:tr w:rsidR="005B1A0B" w:rsidRPr="0074450A" w14:paraId="45EADC60" w14:textId="77777777" w:rsidTr="004F5E12">
        <w:tc>
          <w:tcPr>
            <w:tcW w:w="1980" w:type="dxa"/>
          </w:tcPr>
          <w:p w14:paraId="649BAA61"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pages/</w:t>
            </w:r>
          </w:p>
        </w:tc>
        <w:tc>
          <w:tcPr>
            <w:tcW w:w="7370" w:type="dxa"/>
          </w:tcPr>
          <w:p w14:paraId="42E4284D"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Top-level routed pages (</w:t>
            </w:r>
            <w:proofErr w:type="spellStart"/>
            <w:r w:rsidRPr="0074450A">
              <w:rPr>
                <w:rFonts w:ascii="Times New Roman" w:hAnsi="Times New Roman" w:cs="Times New Roman"/>
              </w:rPr>
              <w:t>LandingPage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WorkspacePage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AssignmentDetails</w:t>
            </w:r>
            <w:proofErr w:type="spellEnd"/>
            <w:r w:rsidRPr="0074450A">
              <w:rPr>
                <w:rFonts w:ascii="Times New Roman" w:hAnsi="Times New Roman" w:cs="Times New Roman"/>
              </w:rPr>
              <w:t>) plus student- and teacher-specific page groups.</w:t>
            </w:r>
          </w:p>
        </w:tc>
      </w:tr>
      <w:tr w:rsidR="005B1A0B" w:rsidRPr="0074450A" w14:paraId="3105CCE5" w14:textId="77777777" w:rsidTr="004F5E12">
        <w:tc>
          <w:tcPr>
            <w:tcW w:w="1980" w:type="dxa"/>
          </w:tcPr>
          <w:p w14:paraId="5E1536E0"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components/</w:t>
            </w:r>
          </w:p>
        </w:tc>
        <w:tc>
          <w:tcPr>
            <w:tcW w:w="7370" w:type="dxa"/>
          </w:tcPr>
          <w:p w14:paraId="6EE70DB5"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 xml:space="preserve">Shared, reusable UI components </w:t>
            </w:r>
            <w:proofErr w:type="gramStart"/>
            <w:r w:rsidRPr="0074450A">
              <w:rPr>
                <w:rFonts w:ascii="Times New Roman" w:hAnsi="Times New Roman" w:cs="Times New Roman"/>
              </w:rPr>
              <w:t>used</w:t>
            </w:r>
            <w:proofErr w:type="gramEnd"/>
            <w:r w:rsidRPr="0074450A">
              <w:rPr>
                <w:rFonts w:ascii="Times New Roman" w:hAnsi="Times New Roman" w:cs="Times New Roman"/>
              </w:rPr>
              <w:t xml:space="preserve"> across multiple features.</w:t>
            </w:r>
          </w:p>
        </w:tc>
      </w:tr>
      <w:tr w:rsidR="005B1A0B" w:rsidRPr="0074450A" w14:paraId="74474385" w14:textId="77777777" w:rsidTr="004F5E12">
        <w:tc>
          <w:tcPr>
            <w:tcW w:w="1980" w:type="dxa"/>
          </w:tcPr>
          <w:p w14:paraId="469235A6"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contexts/ and hooks/</w:t>
            </w:r>
          </w:p>
        </w:tc>
        <w:tc>
          <w:tcPr>
            <w:tcW w:w="7370" w:type="dxa"/>
          </w:tcPr>
          <w:p w14:paraId="7220ED94"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React context providers (for example, authentication state) and shared custom hooks.</w:t>
            </w:r>
          </w:p>
        </w:tc>
      </w:tr>
      <w:tr w:rsidR="005B1A0B" w:rsidRPr="0074450A" w14:paraId="3FFE3EF4" w14:textId="77777777" w:rsidTr="004F5E12">
        <w:tc>
          <w:tcPr>
            <w:tcW w:w="1980" w:type="dxa"/>
          </w:tcPr>
          <w:p w14:paraId="6CF62FC9"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services/</w:t>
            </w:r>
          </w:p>
        </w:tc>
        <w:tc>
          <w:tcPr>
            <w:tcW w:w="7370" w:type="dxa"/>
          </w:tcPr>
          <w:p w14:paraId="3B943691"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Axios-based API client functions that call the backend REST endpoints.</w:t>
            </w:r>
          </w:p>
        </w:tc>
      </w:tr>
      <w:tr w:rsidR="005B1A0B" w:rsidRPr="0074450A" w14:paraId="23E359D7" w14:textId="77777777" w:rsidTr="004F5E12">
        <w:tc>
          <w:tcPr>
            <w:tcW w:w="1980" w:type="dxa"/>
          </w:tcPr>
          <w:p w14:paraId="17C1EE29" w14:textId="77777777" w:rsidR="005B1A0B" w:rsidRPr="0074450A" w:rsidRDefault="005B1A0B" w:rsidP="004F5E12">
            <w:pPr>
              <w:rPr>
                <w:rFonts w:ascii="Times New Roman" w:hAnsi="Times New Roman" w:cs="Times New Roman"/>
              </w:rPr>
            </w:pPr>
            <w:proofErr w:type="spellStart"/>
            <w:r w:rsidRPr="0074450A">
              <w:rPr>
                <w:rFonts w:ascii="Times New Roman" w:hAnsi="Times New Roman" w:cs="Times New Roman"/>
              </w:rPr>
              <w:t>nlp</w:t>
            </w:r>
            <w:proofErr w:type="spellEnd"/>
            <w:r w:rsidRPr="0074450A">
              <w:rPr>
                <w:rFonts w:ascii="Times New Roman" w:hAnsi="Times New Roman" w:cs="Times New Roman"/>
              </w:rPr>
              <w:t>/</w:t>
            </w:r>
          </w:p>
        </w:tc>
        <w:tc>
          <w:tcPr>
            <w:tcW w:w="7370" w:type="dxa"/>
          </w:tcPr>
          <w:p w14:paraId="05DA545E"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A lightweight client-side mirror of the backend's semantic-matching utilities (constants.js, sentenceUtils.js, similarity.js), used for immediate in-editor and tutorial-mode feedback before a full server-side check is run.</w:t>
            </w:r>
          </w:p>
        </w:tc>
      </w:tr>
      <w:tr w:rsidR="005B1A0B" w:rsidRPr="0074450A" w14:paraId="32B9D0C7" w14:textId="77777777" w:rsidTr="004F5E12">
        <w:tc>
          <w:tcPr>
            <w:tcW w:w="1980" w:type="dxa"/>
          </w:tcPr>
          <w:p w14:paraId="63FA4FB7"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config/, styles/, types/, utils/</w:t>
            </w:r>
          </w:p>
        </w:tc>
        <w:tc>
          <w:tcPr>
            <w:tcW w:w="7370" w:type="dxa"/>
          </w:tcPr>
          <w:p w14:paraId="14D10BAE" w14:textId="77777777" w:rsidR="005B1A0B" w:rsidRPr="0074450A" w:rsidRDefault="005B1A0B" w:rsidP="004F5E12">
            <w:pPr>
              <w:rPr>
                <w:rFonts w:ascii="Times New Roman" w:hAnsi="Times New Roman" w:cs="Times New Roman"/>
              </w:rPr>
            </w:pPr>
            <w:r w:rsidRPr="0074450A">
              <w:rPr>
                <w:rFonts w:ascii="Times New Roman" w:hAnsi="Times New Roman" w:cs="Times New Roman"/>
              </w:rPr>
              <w:t>Application configuration, Tailwind/global styles, shared type helpers, and general utilities.</w:t>
            </w:r>
          </w:p>
        </w:tc>
      </w:tr>
    </w:tbl>
    <w:p w14:paraId="71FA9FAB" w14:textId="77777777" w:rsidR="00CB6232" w:rsidRDefault="00CB6232" w:rsidP="005B1A0B">
      <w:pPr>
        <w:jc w:val="both"/>
        <w:rPr>
          <w:rFonts w:ascii="Times New Roman" w:hAnsi="Times New Roman" w:cs="Times New Roman"/>
        </w:rPr>
      </w:pPr>
    </w:p>
    <w:p w14:paraId="1D8B2F79" w14:textId="596E27D3" w:rsidR="005B1A0B" w:rsidRDefault="005B1A0B" w:rsidP="005B1A0B">
      <w:pPr>
        <w:jc w:val="both"/>
        <w:rPr>
          <w:rFonts w:ascii="Times New Roman" w:hAnsi="Times New Roman" w:cs="Times New Roman"/>
        </w:rPr>
      </w:pPr>
      <w:r w:rsidRPr="0074450A">
        <w:rPr>
          <w:rFonts w:ascii="Times New Roman" w:hAnsi="Times New Roman" w:cs="Times New Roman"/>
        </w:rPr>
        <w:t xml:space="preserve">Each of the five UML artifact types (Use Case Diagram, Use Case Description, SSD, Class Diagram, Sequence Diagram) has its own editor built with React Flow for the diagram-based artifacts, backed by Redux Toolkit state and Axios calls to the corresponding backend endpoints. The features/modes folder implements the Development Mode / Tutorial Mode switch described in Sections 1.8 and 2.4; the features/checking folder implements the in-editor </w:t>
      </w:r>
      <w:proofErr w:type="spellStart"/>
      <w:r w:rsidRPr="0074450A">
        <w:rPr>
          <w:rFonts w:ascii="Times New Roman" w:hAnsi="Times New Roman" w:cs="Times New Roman"/>
        </w:rPr>
        <w:t>CheckingModePanel</w:t>
      </w:r>
      <w:proofErr w:type="spellEnd"/>
      <w:r w:rsidRPr="0074450A">
        <w:rPr>
          <w:rFonts w:ascii="Times New Roman" w:hAnsi="Times New Roman" w:cs="Times New Roman"/>
        </w:rPr>
        <w:t xml:space="preserve"> described in Section 3.10.</w:t>
      </w:r>
    </w:p>
    <w:p w14:paraId="6715B664" w14:textId="77777777" w:rsidR="00CB6232" w:rsidRDefault="00CB6232" w:rsidP="005B1A0B">
      <w:pPr>
        <w:jc w:val="both"/>
        <w:rPr>
          <w:rFonts w:ascii="Times New Roman" w:hAnsi="Times New Roman" w:cs="Times New Roman"/>
        </w:rPr>
      </w:pPr>
    </w:p>
    <w:p w14:paraId="5BA51605" w14:textId="77777777" w:rsidR="00CB6232" w:rsidRPr="0074450A" w:rsidRDefault="00CB6232" w:rsidP="005B1A0B">
      <w:pPr>
        <w:jc w:val="both"/>
        <w:rPr>
          <w:rFonts w:ascii="Times New Roman" w:hAnsi="Times New Roman" w:cs="Times New Roman"/>
        </w:rPr>
      </w:pPr>
    </w:p>
    <w:p w14:paraId="7FA8EBE0" w14:textId="77777777" w:rsidR="005B1A0B" w:rsidRPr="0074450A" w:rsidRDefault="005B1A0B" w:rsidP="005B1A0B">
      <w:pPr>
        <w:pStyle w:val="Heading1"/>
        <w:rPr>
          <w:rFonts w:ascii="Times New Roman" w:hAnsi="Times New Roman" w:cs="Times New Roman"/>
        </w:rPr>
      </w:pPr>
      <w:bookmarkStart w:id="253" w:name="_Toc238277896"/>
      <w:bookmarkStart w:id="254" w:name="_Toc238561804"/>
      <w:r w:rsidRPr="0074450A">
        <w:rPr>
          <w:rFonts w:ascii="Times New Roman" w:hAnsi="Times New Roman" w:cs="Times New Roman"/>
        </w:rPr>
        <w:lastRenderedPageBreak/>
        <w:t>4.4 Database Implementation</w:t>
      </w:r>
      <w:bookmarkEnd w:id="253"/>
      <w:bookmarkEnd w:id="254"/>
    </w:p>
    <w:p w14:paraId="0E6DF60D"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database schema is defined in </w:t>
      </w:r>
      <w:proofErr w:type="spellStart"/>
      <w:r w:rsidRPr="0074450A">
        <w:rPr>
          <w:rFonts w:ascii="Times New Roman" w:hAnsi="Times New Roman" w:cs="Times New Roman"/>
        </w:rPr>
        <w:t>umltutor</w:t>
      </w:r>
      <w:proofErr w:type="spellEnd"/>
      <w:r w:rsidRPr="0074450A">
        <w:rPr>
          <w:rFonts w:ascii="Times New Roman" w:hAnsi="Times New Roman" w:cs="Times New Roman"/>
        </w:rPr>
        <w:t>-backend/</w:t>
      </w:r>
      <w:proofErr w:type="spellStart"/>
      <w:r w:rsidRPr="0074450A">
        <w:rPr>
          <w:rFonts w:ascii="Times New Roman" w:hAnsi="Times New Roman" w:cs="Times New Roman"/>
        </w:rPr>
        <w:t>prisma</w:t>
      </w:r>
      <w:proofErr w:type="spellEnd"/>
      <w:r w:rsidRPr="0074450A">
        <w:rPr>
          <w:rFonts w:ascii="Times New Roman" w:hAnsi="Times New Roman" w:cs="Times New Roman"/>
        </w:rPr>
        <w:t>/</w:t>
      </w:r>
      <w:proofErr w:type="spellStart"/>
      <w:r w:rsidRPr="0074450A">
        <w:rPr>
          <w:rFonts w:ascii="Times New Roman" w:hAnsi="Times New Roman" w:cs="Times New Roman"/>
        </w:rPr>
        <w:t>schema.prisma</w:t>
      </w:r>
      <w:proofErr w:type="spellEnd"/>
      <w:r w:rsidRPr="0074450A">
        <w:rPr>
          <w:rFonts w:ascii="Times New Roman" w:hAnsi="Times New Roman" w:cs="Times New Roman"/>
        </w:rPr>
        <w:t xml:space="preserve"> and implemented incrementally through Prisma migrations rather than as a single fixed schema:</w:t>
      </w:r>
    </w:p>
    <w:p w14:paraId="2B850600" w14:textId="77777777" w:rsidR="005B1A0B" w:rsidRPr="0074450A" w:rsidRDefault="005B1A0B" w:rsidP="005B1A0B">
      <w:pPr>
        <w:pStyle w:val="ListBullet"/>
        <w:tabs>
          <w:tab w:val="num" w:pos="360"/>
        </w:tabs>
        <w:ind w:left="360" w:hanging="360"/>
        <w:jc w:val="both"/>
        <w:rPr>
          <w:rFonts w:ascii="Times New Roman" w:hAnsi="Times New Roman" w:cs="Times New Roman"/>
        </w:rPr>
      </w:pPr>
      <w:proofErr w:type="spellStart"/>
      <w:r w:rsidRPr="0074450A">
        <w:rPr>
          <w:rFonts w:ascii="Times New Roman" w:hAnsi="Times New Roman" w:cs="Times New Roman"/>
        </w:rPr>
        <w:t>add_verification_and_google_</w:t>
      </w:r>
      <w:proofErr w:type="gramStart"/>
      <w:r w:rsidRPr="0074450A">
        <w:rPr>
          <w:rFonts w:ascii="Times New Roman" w:hAnsi="Times New Roman" w:cs="Times New Roman"/>
        </w:rPr>
        <w:t>id</w:t>
      </w:r>
      <w:proofErr w:type="spellEnd"/>
      <w:r w:rsidRPr="0074450A">
        <w:rPr>
          <w:rFonts w:ascii="Times New Roman" w:hAnsi="Times New Roman" w:cs="Times New Roman"/>
        </w:rPr>
        <w:t xml:space="preserve">  added</w:t>
      </w:r>
      <w:proofErr w:type="gramEnd"/>
      <w:r w:rsidRPr="0074450A">
        <w:rPr>
          <w:rFonts w:ascii="Times New Roman" w:hAnsi="Times New Roman" w:cs="Times New Roman"/>
        </w:rPr>
        <w:t xml:space="preserve"> account verification and Google sign-in support to the User model.</w:t>
      </w:r>
    </w:p>
    <w:p w14:paraId="2943E719" w14:textId="77777777" w:rsidR="005B1A0B" w:rsidRPr="0074450A" w:rsidRDefault="005B1A0B" w:rsidP="005B1A0B">
      <w:pPr>
        <w:pStyle w:val="ListBullet"/>
        <w:tabs>
          <w:tab w:val="num" w:pos="360"/>
        </w:tabs>
        <w:ind w:left="360" w:hanging="360"/>
        <w:jc w:val="both"/>
        <w:rPr>
          <w:rFonts w:ascii="Times New Roman" w:hAnsi="Times New Roman" w:cs="Times New Roman"/>
        </w:rPr>
      </w:pPr>
      <w:proofErr w:type="spellStart"/>
      <w:r w:rsidRPr="0074450A">
        <w:rPr>
          <w:rFonts w:ascii="Times New Roman" w:hAnsi="Times New Roman" w:cs="Times New Roman"/>
        </w:rPr>
        <w:t>add_firebase_uid</w:t>
      </w:r>
      <w:proofErr w:type="spellEnd"/>
      <w:r w:rsidRPr="0074450A">
        <w:rPr>
          <w:rFonts w:ascii="Times New Roman" w:hAnsi="Times New Roman" w:cs="Times New Roman"/>
        </w:rPr>
        <w:t xml:space="preserve"> added the </w:t>
      </w:r>
      <w:proofErr w:type="spellStart"/>
      <w:r w:rsidRPr="0074450A">
        <w:rPr>
          <w:rFonts w:ascii="Times New Roman" w:hAnsi="Times New Roman" w:cs="Times New Roman"/>
        </w:rPr>
        <w:t>firebaseUid</w:t>
      </w:r>
      <w:proofErr w:type="spellEnd"/>
      <w:r w:rsidRPr="0074450A">
        <w:rPr>
          <w:rFonts w:ascii="Times New Roman" w:hAnsi="Times New Roman" w:cs="Times New Roman"/>
        </w:rPr>
        <w:t xml:space="preserve"> field used to link a User record to Firebase Authentication.</w:t>
      </w:r>
    </w:p>
    <w:p w14:paraId="2D056D4B" w14:textId="77777777" w:rsidR="005B1A0B" w:rsidRPr="0074450A" w:rsidRDefault="005B1A0B" w:rsidP="005B1A0B">
      <w:pPr>
        <w:pStyle w:val="ListBullet"/>
        <w:tabs>
          <w:tab w:val="num" w:pos="360"/>
        </w:tabs>
        <w:ind w:left="360" w:hanging="360"/>
        <w:jc w:val="both"/>
        <w:rPr>
          <w:rFonts w:ascii="Times New Roman" w:hAnsi="Times New Roman" w:cs="Times New Roman"/>
        </w:rPr>
      </w:pPr>
      <w:proofErr w:type="spellStart"/>
      <w:r w:rsidRPr="0074450A">
        <w:rPr>
          <w:rFonts w:ascii="Times New Roman" w:hAnsi="Times New Roman" w:cs="Times New Roman"/>
        </w:rPr>
        <w:t>tutorial_request_</w:t>
      </w:r>
      <w:proofErr w:type="gramStart"/>
      <w:r w:rsidRPr="0074450A">
        <w:rPr>
          <w:rFonts w:ascii="Times New Roman" w:hAnsi="Times New Roman" w:cs="Times New Roman"/>
        </w:rPr>
        <w:t>fields</w:t>
      </w:r>
      <w:proofErr w:type="spellEnd"/>
      <w:r w:rsidRPr="0074450A">
        <w:rPr>
          <w:rFonts w:ascii="Times New Roman" w:hAnsi="Times New Roman" w:cs="Times New Roman"/>
        </w:rPr>
        <w:t xml:space="preserve">  added</w:t>
      </w:r>
      <w:proofErr w:type="gramEnd"/>
      <w:r w:rsidRPr="0074450A">
        <w:rPr>
          <w:rFonts w:ascii="Times New Roman" w:hAnsi="Times New Roman" w:cs="Times New Roman"/>
        </w:rPr>
        <w:t xml:space="preserve"> the </w:t>
      </w:r>
      <w:proofErr w:type="spellStart"/>
      <w:r w:rsidRPr="0074450A">
        <w:rPr>
          <w:rFonts w:ascii="Times New Roman" w:hAnsi="Times New Roman" w:cs="Times New Roman"/>
        </w:rPr>
        <w:t>tutorialRequested</w:t>
      </w:r>
      <w:proofErr w:type="spellEnd"/>
      <w:r w:rsidRPr="0074450A">
        <w:rPr>
          <w:rFonts w:ascii="Times New Roman" w:hAnsi="Times New Roman" w:cs="Times New Roman"/>
        </w:rPr>
        <w:t xml:space="preserve"> / </w:t>
      </w:r>
      <w:proofErr w:type="spellStart"/>
      <w:r w:rsidRPr="0074450A">
        <w:rPr>
          <w:rFonts w:ascii="Times New Roman" w:hAnsi="Times New Roman" w:cs="Times New Roman"/>
        </w:rPr>
        <w:t>tutorialApproved</w:t>
      </w:r>
      <w:proofErr w:type="spellEnd"/>
      <w:r w:rsidRPr="0074450A">
        <w:rPr>
          <w:rFonts w:ascii="Times New Roman" w:hAnsi="Times New Roman" w:cs="Times New Roman"/>
        </w:rPr>
        <w:t xml:space="preserve"> / </w:t>
      </w:r>
      <w:proofErr w:type="spellStart"/>
      <w:r w:rsidRPr="0074450A">
        <w:rPr>
          <w:rFonts w:ascii="Times New Roman" w:hAnsi="Times New Roman" w:cs="Times New Roman"/>
        </w:rPr>
        <w:t>tutorialRejected</w:t>
      </w:r>
      <w:proofErr w:type="spellEnd"/>
      <w:r w:rsidRPr="0074450A">
        <w:rPr>
          <w:rFonts w:ascii="Times New Roman" w:hAnsi="Times New Roman" w:cs="Times New Roman"/>
        </w:rPr>
        <w:t xml:space="preserve"> fields on Submission that implement the Tutorial Mode approval workflow described in Section 1.8.</w:t>
      </w:r>
    </w:p>
    <w:p w14:paraId="443EAD76" w14:textId="77777777" w:rsidR="005B1A0B" w:rsidRPr="0074450A" w:rsidRDefault="005B1A0B" w:rsidP="005B1A0B">
      <w:pPr>
        <w:pStyle w:val="ListBullet"/>
        <w:tabs>
          <w:tab w:val="num" w:pos="360"/>
        </w:tabs>
        <w:ind w:left="360" w:hanging="360"/>
        <w:jc w:val="both"/>
        <w:rPr>
          <w:rFonts w:ascii="Times New Roman" w:hAnsi="Times New Roman" w:cs="Times New Roman"/>
        </w:rPr>
      </w:pPr>
      <w:proofErr w:type="spellStart"/>
      <w:r w:rsidRPr="0074450A">
        <w:rPr>
          <w:rFonts w:ascii="Times New Roman" w:hAnsi="Times New Roman" w:cs="Times New Roman"/>
        </w:rPr>
        <w:t>submission_</w:t>
      </w:r>
      <w:proofErr w:type="gramStart"/>
      <w:r w:rsidRPr="0074450A">
        <w:rPr>
          <w:rFonts w:ascii="Times New Roman" w:hAnsi="Times New Roman" w:cs="Times New Roman"/>
        </w:rPr>
        <w:t>exports</w:t>
      </w:r>
      <w:proofErr w:type="spellEnd"/>
      <w:r w:rsidRPr="0074450A">
        <w:rPr>
          <w:rFonts w:ascii="Times New Roman" w:hAnsi="Times New Roman" w:cs="Times New Roman"/>
        </w:rPr>
        <w:t xml:space="preserve">  added</w:t>
      </w:r>
      <w:proofErr w:type="gramEnd"/>
      <w:r w:rsidRPr="0074450A">
        <w:rPr>
          <w:rFonts w:ascii="Times New Roman" w:hAnsi="Times New Roman" w:cs="Times New Roman"/>
        </w:rPr>
        <w:t xml:space="preserve"> the </w:t>
      </w:r>
      <w:proofErr w:type="spellStart"/>
      <w:r w:rsidRPr="0074450A">
        <w:rPr>
          <w:rFonts w:ascii="Times New Roman" w:hAnsi="Times New Roman" w:cs="Times New Roman"/>
        </w:rPr>
        <w:t>SubmissionExport</w:t>
      </w:r>
      <w:proofErr w:type="spellEnd"/>
      <w:r w:rsidRPr="0074450A">
        <w:rPr>
          <w:rFonts w:ascii="Times New Roman" w:hAnsi="Times New Roman" w:cs="Times New Roman"/>
        </w:rPr>
        <w:t xml:space="preserve"> model and its relation to Submission, used for downloadable exports of a student's work.</w:t>
      </w:r>
    </w:p>
    <w:p w14:paraId="33917231"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Prisma Client is generated from this schema and provides the typed database access used throughout the repositories layer described in Section 4.2. The full entity-relationship design is shown in Figure 3.4.</w:t>
      </w:r>
    </w:p>
    <w:p w14:paraId="6DD691F9" w14:textId="77777777" w:rsidR="005B1A0B" w:rsidRPr="0074450A" w:rsidRDefault="005B1A0B" w:rsidP="005B1A0B">
      <w:pPr>
        <w:pStyle w:val="Heading1"/>
        <w:rPr>
          <w:rFonts w:ascii="Times New Roman" w:hAnsi="Times New Roman" w:cs="Times New Roman"/>
        </w:rPr>
      </w:pPr>
      <w:bookmarkStart w:id="255" w:name="_Toc238277897"/>
      <w:bookmarkStart w:id="256" w:name="_Toc238561805"/>
      <w:r w:rsidRPr="0074450A">
        <w:rPr>
          <w:rFonts w:ascii="Times New Roman" w:hAnsi="Times New Roman" w:cs="Times New Roman"/>
        </w:rPr>
        <w:t>4.5 Checking Engine Implementation</w:t>
      </w:r>
      <w:bookmarkEnd w:id="255"/>
      <w:bookmarkEnd w:id="256"/>
    </w:p>
    <w:p w14:paraId="5BAAE4EF"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checking engine described in Section 3.8 is implemented as a static class, </w:t>
      </w:r>
      <w:proofErr w:type="spellStart"/>
      <w:r w:rsidRPr="0074450A">
        <w:rPr>
          <w:rFonts w:ascii="Times New Roman" w:hAnsi="Times New Roman" w:cs="Times New Roman"/>
        </w:rPr>
        <w:t>CheckingEngine</w:t>
      </w:r>
      <w:proofErr w:type="spellEnd"/>
      <w:r w:rsidRPr="0074450A">
        <w:rPr>
          <w:rFonts w:ascii="Times New Roman" w:hAnsi="Times New Roman" w:cs="Times New Roman"/>
        </w:rPr>
        <w:t xml:space="preserve">, in services/checkingEngine.js. Its </w:t>
      </w:r>
      <w:proofErr w:type="spellStart"/>
      <w:proofErr w:type="gramStart"/>
      <w:r w:rsidRPr="0074450A">
        <w:rPr>
          <w:rFonts w:ascii="Times New Roman" w:hAnsi="Times New Roman" w:cs="Times New Roman"/>
        </w:rPr>
        <w:t>checkModel</w:t>
      </w:r>
      <w:proofErr w:type="spellEnd"/>
      <w:r w:rsidRPr="0074450A">
        <w:rPr>
          <w:rFonts w:ascii="Times New Roman" w:hAnsi="Times New Roman" w:cs="Times New Roman"/>
        </w:rPr>
        <w:t>(</w:t>
      </w:r>
      <w:proofErr w:type="gramEnd"/>
      <w:r w:rsidRPr="0074450A">
        <w:rPr>
          <w:rFonts w:ascii="Times New Roman" w:hAnsi="Times New Roman" w:cs="Times New Roman"/>
        </w:rPr>
        <w:t xml:space="preserve">model, section, </w:t>
      </w:r>
      <w:proofErr w:type="spellStart"/>
      <w:r w:rsidRPr="0074450A">
        <w:rPr>
          <w:rFonts w:ascii="Times New Roman" w:hAnsi="Times New Roman" w:cs="Times New Roman"/>
        </w:rPr>
        <w:t>targetId</w:t>
      </w:r>
      <w:proofErr w:type="spellEnd"/>
      <w:r w:rsidRPr="0074450A">
        <w:rPr>
          <w:rFonts w:ascii="Times New Roman" w:hAnsi="Times New Roman" w:cs="Times New Roman"/>
        </w:rPr>
        <w:t xml:space="preserve">) entry point is called from </w:t>
      </w:r>
      <w:proofErr w:type="spellStart"/>
      <w:r w:rsidRPr="0074450A">
        <w:rPr>
          <w:rFonts w:ascii="Times New Roman" w:hAnsi="Times New Roman" w:cs="Times New Roman"/>
        </w:rPr>
        <w:t>CheckingController</w:t>
      </w:r>
      <w:proofErr w:type="spellEnd"/>
      <w:r w:rsidRPr="0074450A">
        <w:rPr>
          <w:rFonts w:ascii="Times New Roman" w:hAnsi="Times New Roman" w:cs="Times New Roman"/>
        </w:rPr>
        <w:t xml:space="preserve"> for both the student-facing live check (POST /</w:t>
      </w:r>
      <w:proofErr w:type="spellStart"/>
      <w:r w:rsidRPr="0074450A">
        <w:rPr>
          <w:rFonts w:ascii="Times New Roman" w:hAnsi="Times New Roman" w:cs="Times New Roman"/>
        </w:rPr>
        <w:t>api</w:t>
      </w:r>
      <w:proofErr w:type="spellEnd"/>
      <w:r w:rsidRPr="0074450A">
        <w:rPr>
          <w:rFonts w:ascii="Times New Roman" w:hAnsi="Times New Roman" w:cs="Times New Roman"/>
        </w:rPr>
        <w:t>/check) and the teacher-facing post-submission check (POST /</w:t>
      </w:r>
      <w:proofErr w:type="spellStart"/>
      <w:r w:rsidRPr="0074450A">
        <w:rPr>
          <w:rFonts w:ascii="Times New Roman" w:hAnsi="Times New Roman" w:cs="Times New Roman"/>
        </w:rPr>
        <w:t>api</w:t>
      </w:r>
      <w:proofErr w:type="spellEnd"/>
      <w:r w:rsidRPr="0074450A">
        <w:rPr>
          <w:rFonts w:ascii="Times New Roman" w:hAnsi="Times New Roman" w:cs="Times New Roman"/>
        </w:rPr>
        <w:t>/submissions/:id/run-check).</w:t>
      </w:r>
    </w:p>
    <w:p w14:paraId="461D78D2"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124 rules in rules/ruleRegistry.js are grouped by UML area and category, and executed by rules/rulePipeline.js, which resolves declared dependencies between rules before running them so that a root-cause problem is reported once rather than triggering a cascade of dependent errors. Where a rule's check requires comparing two related artifacts — for example, a Use Case Description step against an SSD message, or an SSD message against a Class Diagram operation — the checking engine delegates to </w:t>
      </w:r>
      <w:proofErr w:type="spellStart"/>
      <w:r w:rsidRPr="0074450A">
        <w:rPr>
          <w:rFonts w:ascii="Times New Roman" w:hAnsi="Times New Roman" w:cs="Times New Roman"/>
        </w:rPr>
        <w:t>ssdValidationService</w:t>
      </w:r>
      <w:proofErr w:type="spellEnd"/>
      <w:r w:rsidRPr="0074450A">
        <w:rPr>
          <w:rFonts w:ascii="Times New Roman" w:hAnsi="Times New Roman" w:cs="Times New Roman"/>
        </w:rPr>
        <w:t xml:space="preserve"> for structural checks and to the </w:t>
      </w:r>
      <w:proofErr w:type="spellStart"/>
      <w:r w:rsidRPr="0074450A">
        <w:rPr>
          <w:rFonts w:ascii="Times New Roman" w:hAnsi="Times New Roman" w:cs="Times New Roman"/>
        </w:rPr>
        <w:t>nlp</w:t>
      </w:r>
      <w:proofErr w:type="spellEnd"/>
      <w:r w:rsidRPr="0074450A">
        <w:rPr>
          <w:rFonts w:ascii="Times New Roman" w:hAnsi="Times New Roman" w:cs="Times New Roman"/>
        </w:rPr>
        <w:t>/ module (semanticService.js) for semantic term comparison (</w:t>
      </w:r>
      <w:proofErr w:type="spellStart"/>
      <w:r w:rsidRPr="0074450A">
        <w:rPr>
          <w:rFonts w:ascii="Times New Roman" w:hAnsi="Times New Roman" w:cs="Times New Roman"/>
        </w:rPr>
        <w:t>evaluateFunctionMatch</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fuzzyMatch</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normalizeName</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compareParameterLists</w:t>
      </w:r>
      <w:proofErr w:type="spellEnd"/>
      <w:r w:rsidRPr="0074450A">
        <w:rPr>
          <w:rFonts w:ascii="Times New Roman" w:hAnsi="Times New Roman" w:cs="Times New Roman"/>
        </w:rPr>
        <w:t xml:space="preserve">, </w:t>
      </w:r>
      <w:proofErr w:type="spellStart"/>
      <w:r w:rsidRPr="0074450A">
        <w:rPr>
          <w:rFonts w:ascii="Times New Roman" w:hAnsi="Times New Roman" w:cs="Times New Roman"/>
        </w:rPr>
        <w:t>compareClassOperation</w:t>
      </w:r>
      <w:proofErr w:type="spellEnd"/>
      <w:r w:rsidRPr="0074450A">
        <w:rPr>
          <w:rFonts w:ascii="Times New Roman" w:hAnsi="Times New Roman" w:cs="Times New Roman"/>
        </w:rPr>
        <w:t>).</w:t>
      </w:r>
    </w:p>
    <w:p w14:paraId="73B0DB84"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After the rule pipeline completes, suggestionEngine.js turns the resulting rule violations into a suggestion and a score that are returned to the caller and, for a teacher-run check, persisted onto the Evaluation record.</w:t>
      </w:r>
    </w:p>
    <w:p w14:paraId="62E23EE0" w14:textId="77777777" w:rsidR="005B1A0B" w:rsidRPr="0074450A" w:rsidRDefault="005B1A0B" w:rsidP="005B1A0B">
      <w:pPr>
        <w:jc w:val="both"/>
        <w:rPr>
          <w:rFonts w:ascii="Times New Roman" w:hAnsi="Times New Roman" w:cs="Times New Roman"/>
        </w:rPr>
      </w:pPr>
    </w:p>
    <w:p w14:paraId="1C93152F" w14:textId="77777777" w:rsidR="005B1A0B" w:rsidRPr="0074450A" w:rsidRDefault="005B1A0B" w:rsidP="005B1A0B">
      <w:pPr>
        <w:pStyle w:val="Heading1"/>
        <w:rPr>
          <w:rFonts w:ascii="Times New Roman" w:hAnsi="Times New Roman" w:cs="Times New Roman"/>
        </w:rPr>
      </w:pPr>
      <w:bookmarkStart w:id="257" w:name="_Toc238277898"/>
      <w:bookmarkStart w:id="258" w:name="_Toc238561806"/>
      <w:r w:rsidRPr="0074450A">
        <w:rPr>
          <w:rFonts w:ascii="Times New Roman" w:hAnsi="Times New Roman" w:cs="Times New Roman"/>
        </w:rPr>
        <w:t>4.6 Deployment Implementation</w:t>
      </w:r>
      <w:bookmarkEnd w:id="257"/>
      <w:bookmarkEnd w:id="258"/>
    </w:p>
    <w:p w14:paraId="51A05E93"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Deployment follows the tools described in Section 1.11. The GitHub Actions workflow (.</w:t>
      </w:r>
      <w:proofErr w:type="spellStart"/>
      <w:r w:rsidRPr="0074450A">
        <w:rPr>
          <w:rFonts w:ascii="Times New Roman" w:hAnsi="Times New Roman" w:cs="Times New Roman"/>
        </w:rPr>
        <w:t>github</w:t>
      </w:r>
      <w:proofErr w:type="spellEnd"/>
      <w:r w:rsidRPr="0074450A">
        <w:rPr>
          <w:rFonts w:ascii="Times New Roman" w:hAnsi="Times New Roman" w:cs="Times New Roman"/>
        </w:rPr>
        <w:t>/workflows/</w:t>
      </w:r>
      <w:proofErr w:type="spellStart"/>
      <w:r w:rsidRPr="0074450A">
        <w:rPr>
          <w:rFonts w:ascii="Times New Roman" w:hAnsi="Times New Roman" w:cs="Times New Roman"/>
        </w:rPr>
        <w:t>deploy.yml</w:t>
      </w:r>
      <w:proofErr w:type="spellEnd"/>
      <w:r w:rsidRPr="0074450A">
        <w:rPr>
          <w:rFonts w:ascii="Times New Roman" w:hAnsi="Times New Roman" w:cs="Times New Roman"/>
        </w:rPr>
        <w:t xml:space="preserve">) builds a Docker image for each of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-backend and </w:t>
      </w:r>
      <w:proofErr w:type="spellStart"/>
      <w:r w:rsidRPr="0074450A">
        <w:rPr>
          <w:rFonts w:ascii="Times New Roman" w:hAnsi="Times New Roman" w:cs="Times New Roman"/>
        </w:rPr>
        <w:t>umltutor</w:t>
      </w:r>
      <w:proofErr w:type="spellEnd"/>
      <w:r w:rsidRPr="0074450A">
        <w:rPr>
          <w:rFonts w:ascii="Times New Roman" w:hAnsi="Times New Roman" w:cs="Times New Roman"/>
        </w:rPr>
        <w:t>-frontend on every push to main and publishes them to the GitHub Container Registry. The Kubernetes manifests (k8s-full-</w:t>
      </w:r>
      <w:proofErr w:type="gramStart"/>
      <w:r w:rsidRPr="0074450A">
        <w:rPr>
          <w:rFonts w:ascii="Times New Roman" w:hAnsi="Times New Roman" w:cs="Times New Roman"/>
        </w:rPr>
        <w:t>stack.yaml</w:t>
      </w:r>
      <w:proofErr w:type="gramEnd"/>
      <w:r w:rsidRPr="0074450A">
        <w:rPr>
          <w:rFonts w:ascii="Times New Roman" w:hAnsi="Times New Roman" w:cs="Times New Roman"/>
        </w:rPr>
        <w:t xml:space="preserve"> at the repository root and </w:t>
      </w:r>
      <w:proofErr w:type="spellStart"/>
      <w:r w:rsidRPr="0074450A">
        <w:rPr>
          <w:rFonts w:ascii="Times New Roman" w:hAnsi="Times New Roman" w:cs="Times New Roman"/>
        </w:rPr>
        <w:t>umltutor</w:t>
      </w:r>
      <w:proofErr w:type="spellEnd"/>
      <w:r w:rsidRPr="0074450A">
        <w:rPr>
          <w:rFonts w:ascii="Times New Roman" w:hAnsi="Times New Roman" w:cs="Times New Roman"/>
        </w:rPr>
        <w:t>-backend/k8s/</w:t>
      </w:r>
      <w:proofErr w:type="spellStart"/>
      <w:r w:rsidRPr="0074450A">
        <w:rPr>
          <w:rFonts w:ascii="Times New Roman" w:hAnsi="Times New Roman" w:cs="Times New Roman"/>
        </w:rPr>
        <w:t>deployment.yaml</w:t>
      </w:r>
      <w:proofErr w:type="spellEnd"/>
      <w:r w:rsidRPr="0074450A">
        <w:rPr>
          <w:rFonts w:ascii="Times New Roman" w:hAnsi="Times New Roman" w:cs="Times New Roman"/>
        </w:rPr>
        <w:t>) define the Deployment and Service resources used to run these images, together with the PostgreSQL database, in a cluster environment.</w:t>
      </w:r>
    </w:p>
    <w:p w14:paraId="10591794" w14:textId="77777777" w:rsidR="005B1A0B" w:rsidRPr="0074450A" w:rsidRDefault="005B1A0B" w:rsidP="005B1A0B">
      <w:pPr>
        <w:pStyle w:val="Heading1"/>
        <w:rPr>
          <w:rFonts w:ascii="Times New Roman" w:hAnsi="Times New Roman" w:cs="Times New Roman"/>
        </w:rPr>
      </w:pPr>
      <w:bookmarkStart w:id="259" w:name="_Toc238277899"/>
      <w:bookmarkStart w:id="260" w:name="_Toc238561807"/>
      <w:r w:rsidRPr="0074450A">
        <w:rPr>
          <w:rFonts w:ascii="Times New Roman" w:hAnsi="Times New Roman" w:cs="Times New Roman"/>
        </w:rPr>
        <w:lastRenderedPageBreak/>
        <w:t>4.7 Summary</w:t>
      </w:r>
      <w:bookmarkEnd w:id="259"/>
      <w:bookmarkEnd w:id="260"/>
    </w:p>
    <w:p w14:paraId="44EA4B01"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This chapter described how the design in Chapter 3 was </w:t>
      </w:r>
      <w:proofErr w:type="spellStart"/>
      <w:r w:rsidRPr="0074450A">
        <w:rPr>
          <w:rFonts w:ascii="Times New Roman" w:hAnsi="Times New Roman" w:cs="Times New Roman"/>
        </w:rPr>
        <w:t>realised</w:t>
      </w:r>
      <w:proofErr w:type="spellEnd"/>
      <w:r w:rsidRPr="0074450A">
        <w:rPr>
          <w:rFonts w:ascii="Times New Roman" w:hAnsi="Times New Roman" w:cs="Times New Roman"/>
        </w:rPr>
        <w:t xml:space="preserve"> in code: a layered Express backend (controllers, services, repositories, a dependency-aware rule pipeline, and an </w:t>
      </w:r>
      <w:proofErr w:type="spellStart"/>
      <w:r w:rsidRPr="0074450A">
        <w:rPr>
          <w:rFonts w:ascii="Times New Roman" w:hAnsi="Times New Roman" w:cs="Times New Roman"/>
        </w:rPr>
        <w:t>nlp</w:t>
      </w:r>
      <w:proofErr w:type="spellEnd"/>
      <w:r w:rsidRPr="0074450A">
        <w:rPr>
          <w:rFonts w:ascii="Times New Roman" w:hAnsi="Times New Roman" w:cs="Times New Roman"/>
        </w:rPr>
        <w:t>/ module for semantic matching), a feature-</w:t>
      </w:r>
      <w:proofErr w:type="spellStart"/>
      <w:r w:rsidRPr="0074450A">
        <w:rPr>
          <w:rFonts w:ascii="Times New Roman" w:hAnsi="Times New Roman" w:cs="Times New Roman"/>
        </w:rPr>
        <w:t>organised</w:t>
      </w:r>
      <w:proofErr w:type="spellEnd"/>
      <w:r w:rsidRPr="0074450A">
        <w:rPr>
          <w:rFonts w:ascii="Times New Roman" w:hAnsi="Times New Roman" w:cs="Times New Roman"/>
        </w:rPr>
        <w:t xml:space="preserve"> React frontend built around the five UML editors and the Development/Tutorial Mode workflow, a Prisma-managed PostgreSQL database evolved through incremental migrations, and a Docker/Kubernetes deployment pipeline driven by GitHub Actions. The next chapter describes how this implementation was tested.</w:t>
      </w:r>
    </w:p>
    <w:bookmarkEnd w:id="248"/>
    <w:p w14:paraId="6B4C2EB7" w14:textId="77777777" w:rsidR="005B1A0B" w:rsidRPr="0074450A" w:rsidRDefault="005B1A0B" w:rsidP="005B1A0B">
      <w:pPr>
        <w:rPr>
          <w:rFonts w:ascii="Times New Roman" w:hAnsi="Times New Roman" w:cs="Times New Roman"/>
        </w:rPr>
        <w:sectPr w:rsidR="005B1A0B" w:rsidRPr="0074450A" w:rsidSect="005B1A0B">
          <w:headerReference w:type="default" r:id="rId55"/>
          <w:footerReference w:type="default" r:id="rId5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45"/>
          <w:cols w:space="720"/>
          <w:docGrid w:linePitch="360"/>
        </w:sectPr>
      </w:pPr>
    </w:p>
    <w:p w14:paraId="57BDD2E9" w14:textId="77777777" w:rsidR="001E7D1C" w:rsidRDefault="001E7D1C" w:rsidP="001E7D1C"/>
    <w:p w14:paraId="5F07FD8B" w14:textId="77777777" w:rsidR="001E7D1C" w:rsidRDefault="001E7D1C" w:rsidP="001E7D1C"/>
    <w:p w14:paraId="3D52433E" w14:textId="77777777" w:rsidR="001E7D1C" w:rsidRDefault="001E7D1C" w:rsidP="001E7D1C"/>
    <w:p w14:paraId="64AED387" w14:textId="77777777" w:rsidR="001E7D1C" w:rsidRDefault="001E7D1C" w:rsidP="001E7D1C"/>
    <w:p w14:paraId="6F9C6C13" w14:textId="77777777" w:rsidR="001E7D1C" w:rsidRDefault="001E7D1C" w:rsidP="001E7D1C"/>
    <w:p w14:paraId="7AE34692" w14:textId="77777777" w:rsidR="001E7D1C" w:rsidRDefault="001E7D1C" w:rsidP="001E7D1C"/>
    <w:p w14:paraId="244DBA73" w14:textId="77777777" w:rsidR="001E7D1C" w:rsidRDefault="001E7D1C" w:rsidP="001E7D1C"/>
    <w:p w14:paraId="11B7D60B" w14:textId="77777777" w:rsidR="001E7D1C" w:rsidRDefault="001E7D1C" w:rsidP="001E7D1C"/>
    <w:p w14:paraId="57F54429" w14:textId="77777777" w:rsidR="001E7D1C" w:rsidRDefault="001E7D1C" w:rsidP="001E7D1C"/>
    <w:p w14:paraId="24723D7A" w14:textId="77777777" w:rsidR="001E7D1C" w:rsidRDefault="001E7D1C" w:rsidP="001E7D1C"/>
    <w:p w14:paraId="64A91C03" w14:textId="53289A8C" w:rsidR="005B1A0B" w:rsidRPr="0074450A" w:rsidRDefault="005B1A0B" w:rsidP="005B1A0B">
      <w:pPr>
        <w:pStyle w:val="Heading1"/>
        <w:jc w:val="center"/>
        <w:rPr>
          <w:rFonts w:ascii="Times New Roman" w:hAnsi="Times New Roman" w:cs="Times New Roman"/>
          <w:color w:val="000000" w:themeColor="text1"/>
          <w:sz w:val="44"/>
          <w:szCs w:val="44"/>
        </w:rPr>
      </w:pPr>
      <w:bookmarkStart w:id="261" w:name="_Toc238561808"/>
      <w:r w:rsidRPr="0074450A">
        <w:rPr>
          <w:rFonts w:ascii="Times New Roman" w:hAnsi="Times New Roman" w:cs="Times New Roman"/>
          <w:b/>
          <w:color w:val="000000" w:themeColor="text1"/>
          <w:sz w:val="44"/>
          <w:szCs w:val="44"/>
        </w:rPr>
        <w:t>CHAPTER 5</w:t>
      </w:r>
      <w:bookmarkEnd w:id="261"/>
    </w:p>
    <w:p w14:paraId="46A490E8" w14:textId="77777777" w:rsidR="005B1A0B" w:rsidRPr="0074450A" w:rsidRDefault="005B1A0B" w:rsidP="005B1A0B">
      <w:pPr>
        <w:pStyle w:val="Heading1"/>
        <w:jc w:val="center"/>
        <w:rPr>
          <w:rFonts w:ascii="Times New Roman" w:hAnsi="Times New Roman" w:cs="Times New Roman"/>
          <w:color w:val="000000" w:themeColor="text1"/>
        </w:rPr>
      </w:pPr>
      <w:bookmarkStart w:id="262" w:name="_Toc238561809"/>
      <w:r w:rsidRPr="0074450A">
        <w:rPr>
          <w:rFonts w:ascii="Times New Roman" w:hAnsi="Times New Roman" w:cs="Times New Roman"/>
          <w:b/>
          <w:color w:val="000000" w:themeColor="text1"/>
          <w:sz w:val="28"/>
          <w:szCs w:val="28"/>
        </w:rPr>
        <w:t>SOFTWARE TEST DOCUMENTATION</w:t>
      </w:r>
      <w:bookmarkEnd w:id="262"/>
    </w:p>
    <w:p w14:paraId="3257EAC0" w14:textId="77777777" w:rsidR="005B1A0B" w:rsidRPr="0074450A" w:rsidRDefault="005B1A0B" w:rsidP="005B1A0B">
      <w:pPr>
        <w:rPr>
          <w:rFonts w:ascii="Times New Roman" w:hAnsi="Times New Roman" w:cs="Times New Roman"/>
        </w:rPr>
      </w:pPr>
    </w:p>
    <w:p w14:paraId="24BABA02" w14:textId="77777777" w:rsidR="005B1A0B" w:rsidRPr="0074450A" w:rsidRDefault="005B1A0B" w:rsidP="005B1A0B">
      <w:pPr>
        <w:rPr>
          <w:rFonts w:ascii="Times New Roman" w:hAnsi="Times New Roman" w:cs="Times New Roman"/>
        </w:rPr>
        <w:sectPr w:rsidR="005B1A0B" w:rsidRPr="0074450A" w:rsidSect="005B1A0B">
          <w:headerReference w:type="default" r:id="rId57"/>
          <w:footerReference w:type="default" r:id="rId5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A7EAE3A" w14:textId="77777777" w:rsidR="005B1A0B" w:rsidRPr="0074450A" w:rsidRDefault="005B1A0B" w:rsidP="005B1A0B">
      <w:pPr>
        <w:pStyle w:val="Heading1"/>
        <w:jc w:val="both"/>
        <w:rPr>
          <w:rFonts w:ascii="Times New Roman" w:hAnsi="Times New Roman" w:cs="Times New Roman"/>
        </w:rPr>
      </w:pPr>
      <w:bookmarkStart w:id="263" w:name="_Toc238279758"/>
      <w:bookmarkStart w:id="264" w:name="_Toc238561810"/>
      <w:bookmarkStart w:id="265" w:name="Ch5Scope"/>
      <w:r w:rsidRPr="0074450A">
        <w:rPr>
          <w:rFonts w:ascii="Times New Roman" w:hAnsi="Times New Roman" w:cs="Times New Roman"/>
        </w:rPr>
        <w:lastRenderedPageBreak/>
        <w:t>5.1 Introduction</w:t>
      </w:r>
      <w:bookmarkEnd w:id="263"/>
      <w:bookmarkEnd w:id="264"/>
    </w:p>
    <w:p w14:paraId="58EEB632"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This chapter describes the testing approach for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Testing verifies that the implemented system works according to the requirements in Chapter 2 and the design in Chapter </w:t>
      </w:r>
      <w:proofErr w:type="gramStart"/>
      <w:r w:rsidRPr="0074450A">
        <w:rPr>
          <w:rFonts w:ascii="Times New Roman" w:hAnsi="Times New Roman" w:cs="Times New Roman"/>
        </w:rPr>
        <w:t>3, and</w:t>
      </w:r>
      <w:proofErr w:type="gramEnd"/>
      <w:r w:rsidRPr="0074450A">
        <w:rPr>
          <w:rFonts w:ascii="Times New Roman" w:hAnsi="Times New Roman" w:cs="Times New Roman"/>
        </w:rPr>
        <w:t xml:space="preserve"> covers not just whether pages open correctly but also data saving, API communication, UML model validation, checking rules, consistency between artifacts, user roles, and assignment submission. The main testing activities are functional testing, API testing, unit testing, integration testing, UML/consistency checking tests, authentication and authorization testing, database-related testing, and user interface testing. Actual results should be recorded in the test logs in Appendix A.</w:t>
      </w:r>
    </w:p>
    <w:p w14:paraId="58D06ECF" w14:textId="77777777" w:rsidR="005B1A0B" w:rsidRPr="0074450A" w:rsidRDefault="005B1A0B" w:rsidP="005B1A0B">
      <w:pPr>
        <w:pStyle w:val="Heading1"/>
        <w:jc w:val="both"/>
        <w:rPr>
          <w:rFonts w:ascii="Times New Roman" w:hAnsi="Times New Roman" w:cs="Times New Roman"/>
        </w:rPr>
      </w:pPr>
      <w:bookmarkStart w:id="266" w:name="_Toc238279759"/>
      <w:bookmarkStart w:id="267" w:name="_Toc238561811"/>
      <w:r w:rsidRPr="0074450A">
        <w:rPr>
          <w:rFonts w:ascii="Times New Roman" w:hAnsi="Times New Roman" w:cs="Times New Roman"/>
        </w:rPr>
        <w:t>5.2 Test Approach</w:t>
      </w:r>
      <w:bookmarkEnd w:id="266"/>
      <w:bookmarkEnd w:id="267"/>
    </w:p>
    <w:p w14:paraId="4F37E273" w14:textId="77777777" w:rsidR="005B1A0B" w:rsidRPr="0074450A" w:rsidRDefault="005B1A0B" w:rsidP="005B1A0B">
      <w:pPr>
        <w:pStyle w:val="Heading2"/>
        <w:jc w:val="both"/>
        <w:rPr>
          <w:rFonts w:ascii="Times New Roman" w:hAnsi="Times New Roman" w:cs="Times New Roman"/>
        </w:rPr>
      </w:pPr>
      <w:bookmarkStart w:id="268" w:name="_Toc238279760"/>
      <w:bookmarkStart w:id="269" w:name="_Toc238561812"/>
      <w:r w:rsidRPr="0074450A">
        <w:rPr>
          <w:rFonts w:ascii="Times New Roman" w:hAnsi="Times New Roman" w:cs="Times New Roman"/>
        </w:rPr>
        <w:t>5.2.1 Unit and Integration Testing</w:t>
      </w:r>
      <w:bookmarkEnd w:id="268"/>
      <w:bookmarkEnd w:id="269"/>
    </w:p>
    <w:p w14:paraId="2DF73B28"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Unit testing checks small parts of the system in </w:t>
      </w:r>
      <w:proofErr w:type="gramStart"/>
      <w:r w:rsidRPr="0074450A">
        <w:rPr>
          <w:rFonts w:ascii="Times New Roman" w:hAnsi="Times New Roman" w:cs="Times New Roman"/>
        </w:rPr>
        <w:t>isolation  validation</w:t>
      </w:r>
      <w:proofErr w:type="gramEnd"/>
      <w:r w:rsidRPr="0074450A">
        <w:rPr>
          <w:rFonts w:ascii="Times New Roman" w:hAnsi="Times New Roman" w:cs="Times New Roman"/>
        </w:rPr>
        <w:t xml:space="preserve"> functions, requirement parsing functions, checking rules, utility functions, suggestion generation, and service functions — to find errors before testing the whole application. The backend’s </w:t>
      </w:r>
      <w:proofErr w:type="gramStart"/>
      <w:r w:rsidRPr="0074450A">
        <w:rPr>
          <w:rFonts w:ascii="Times New Roman" w:hAnsi="Times New Roman" w:cs="Times New Roman"/>
        </w:rPr>
        <w:t>automated Jest</w:t>
      </w:r>
      <w:proofErr w:type="gramEnd"/>
      <w:r w:rsidRPr="0074450A">
        <w:rPr>
          <w:rFonts w:ascii="Times New Roman" w:hAnsi="Times New Roman" w:cs="Times New Roman"/>
        </w:rPr>
        <w:t xml:space="preserve"> test suite currently contains 29 test suites and 304 tests. Integration testing then checks that parts work correctly together: frontend/backend communication, backend/database communication, authentication with protected APIs, assignment and submission operations, and the requirement-processing-to-checking-engine pipeline. For example, saving a Use Case Description should update the interface </w:t>
      </w:r>
      <w:proofErr w:type="gramStart"/>
      <w:r w:rsidRPr="0074450A">
        <w:rPr>
          <w:rFonts w:ascii="Times New Roman" w:hAnsi="Times New Roman" w:cs="Times New Roman"/>
        </w:rPr>
        <w:t>and also</w:t>
      </w:r>
      <w:proofErr w:type="gramEnd"/>
      <w:r w:rsidRPr="0074450A">
        <w:rPr>
          <w:rFonts w:ascii="Times New Roman" w:hAnsi="Times New Roman" w:cs="Times New Roman"/>
        </w:rPr>
        <w:t xml:space="preserve"> reach the backend and be stored correctly in PostgreSQL.</w:t>
      </w:r>
    </w:p>
    <w:p w14:paraId="00A53E29" w14:textId="77777777" w:rsidR="005B1A0B" w:rsidRPr="0074450A" w:rsidRDefault="005B1A0B" w:rsidP="005B1A0B">
      <w:pPr>
        <w:pStyle w:val="Heading2"/>
        <w:jc w:val="both"/>
        <w:rPr>
          <w:rFonts w:ascii="Times New Roman" w:hAnsi="Times New Roman" w:cs="Times New Roman"/>
        </w:rPr>
      </w:pPr>
      <w:bookmarkStart w:id="270" w:name="_Toc238279761"/>
      <w:bookmarkStart w:id="271" w:name="_Toc238561813"/>
      <w:r w:rsidRPr="0074450A">
        <w:rPr>
          <w:rFonts w:ascii="Times New Roman" w:hAnsi="Times New Roman" w:cs="Times New Roman"/>
        </w:rPr>
        <w:t>5.2.2 API, Functional, and Security Testing</w:t>
      </w:r>
      <w:bookmarkEnd w:id="270"/>
      <w:bookmarkEnd w:id="271"/>
    </w:p>
    <w:p w14:paraId="5E4E4917"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API testing checks request format, authentication, authorization, input validation, and both successful and error responses; the backend also documents its API through Swagger, and API testing can be performed with Postman or a similar client. Functional testing checks whether the system performs the functions from </w:t>
      </w:r>
      <w:r w:rsidRPr="0074450A">
        <w:rPr>
          <w:rFonts w:ascii="Times New Roman" w:hAnsi="Times New Roman" w:cs="Times New Roman"/>
          <w:b/>
          <w:bCs/>
        </w:rPr>
        <w:t>Chapter 2</w:t>
      </w:r>
      <w:r w:rsidRPr="0074450A">
        <w:rPr>
          <w:rFonts w:ascii="Times New Roman" w:hAnsi="Times New Roman" w:cs="Times New Roman"/>
        </w:rPr>
        <w:t xml:space="preserve"> login, creating/saving/editing UML artifacts, checking, submission, teacher review, feedback, and reports. Security testing checks that users can access only the functions allowed for their role: valid and invalid logins, token validation, student and teacher access control, and rejection of unauthorized API requests.</w:t>
      </w:r>
    </w:p>
    <w:p w14:paraId="7C56D8E9" w14:textId="77777777" w:rsidR="005B1A0B" w:rsidRPr="0074450A" w:rsidRDefault="005B1A0B" w:rsidP="005B1A0B">
      <w:pPr>
        <w:pStyle w:val="Heading2"/>
        <w:jc w:val="both"/>
        <w:rPr>
          <w:rFonts w:ascii="Times New Roman" w:hAnsi="Times New Roman" w:cs="Times New Roman"/>
        </w:rPr>
      </w:pPr>
      <w:bookmarkStart w:id="272" w:name="_Toc238279762"/>
      <w:bookmarkStart w:id="273" w:name="_Toc238561814"/>
      <w:r w:rsidRPr="0074450A">
        <w:rPr>
          <w:rFonts w:ascii="Times New Roman" w:hAnsi="Times New Roman" w:cs="Times New Roman"/>
        </w:rPr>
        <w:t>5.2.3 UML Checking Testing</w:t>
      </w:r>
      <w:bookmarkEnd w:id="272"/>
      <w:bookmarkEnd w:id="273"/>
    </w:p>
    <w:p w14:paraId="2ACC5AFB"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checking engine is a major part of </w:t>
      </w:r>
      <w:proofErr w:type="spellStart"/>
      <w:r w:rsidRPr="0074450A">
        <w:rPr>
          <w:rFonts w:ascii="Times New Roman" w:hAnsi="Times New Roman" w:cs="Times New Roman"/>
        </w:rPr>
        <w:t>UMLTutor</w:t>
      </w:r>
      <w:proofErr w:type="spellEnd"/>
      <w:r w:rsidRPr="0074450A">
        <w:rPr>
          <w:rFonts w:ascii="Times New Roman" w:hAnsi="Times New Roman" w:cs="Times New Roman"/>
        </w:rPr>
        <w:t>, currently containing 124 registered rules (117 enabled) across six checking phases. Testing therefore covers both individual rules and the complete checking flow, for each of the six areas: Use Case Diagram, Use Case Description, System Sequence Diagram, Class Diagram, Sequence Diagram, and Cross-Diagram Consistency. Both positive tests (a correct model should not produce incorrect errors) and negative tests (a deliberately incorrect model should produce the expected result) are used, and testing checks correct rule selection, rule dependencies, error codes, severity, suggestions, and cross-artifact semantic matching not just whether the engine runs, but whether its output matches the expected result.</w:t>
      </w:r>
    </w:p>
    <w:p w14:paraId="7CCB1E3B" w14:textId="77777777" w:rsidR="005B1A0B" w:rsidRPr="0074450A" w:rsidRDefault="005B1A0B" w:rsidP="005B1A0B">
      <w:pPr>
        <w:pStyle w:val="Heading1"/>
        <w:jc w:val="both"/>
        <w:rPr>
          <w:rFonts w:ascii="Times New Roman" w:hAnsi="Times New Roman" w:cs="Times New Roman"/>
        </w:rPr>
      </w:pPr>
      <w:bookmarkStart w:id="274" w:name="_Toc238279763"/>
      <w:bookmarkStart w:id="275" w:name="_Toc238561815"/>
      <w:r w:rsidRPr="0074450A">
        <w:rPr>
          <w:rFonts w:ascii="Times New Roman" w:hAnsi="Times New Roman" w:cs="Times New Roman"/>
        </w:rPr>
        <w:lastRenderedPageBreak/>
        <w:t>5.3 Test Plan</w:t>
      </w:r>
      <w:bookmarkEnd w:id="274"/>
      <w:bookmarkEnd w:id="275"/>
    </w:p>
    <w:p w14:paraId="1753AF7A" w14:textId="77777777" w:rsidR="005B1A0B" w:rsidRPr="0074450A" w:rsidRDefault="005B1A0B" w:rsidP="005B1A0B">
      <w:pPr>
        <w:pStyle w:val="Heading2"/>
        <w:jc w:val="both"/>
        <w:rPr>
          <w:rFonts w:ascii="Times New Roman" w:hAnsi="Times New Roman" w:cs="Times New Roman"/>
        </w:rPr>
      </w:pPr>
      <w:bookmarkStart w:id="276" w:name="_Toc238279764"/>
      <w:bookmarkStart w:id="277" w:name="_Toc238561816"/>
      <w:r w:rsidRPr="0074450A">
        <w:rPr>
          <w:rFonts w:ascii="Times New Roman" w:hAnsi="Times New Roman" w:cs="Times New Roman"/>
        </w:rPr>
        <w:t>5.3.1 Features to be Tested</w:t>
      </w:r>
      <w:bookmarkEnd w:id="276"/>
      <w:bookmarkEnd w:id="277"/>
    </w:p>
    <w:p w14:paraId="007FA07C"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Authentication student/teacher login, invalid login, token verification, role-based access.</w:t>
      </w:r>
    </w:p>
    <w:p w14:paraId="3B3C5B43"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Student functions dashboard, viewing classes/assignments, creating and saving UML artifacts, requesting tutorial support, running checking where permitted, submitting assignments.</w:t>
      </w:r>
    </w:p>
    <w:p w14:paraId="1585E53F"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Teacher functions dashboard, class and assignment management, viewing submissions, running checking, adding remarks/evaluation, viewing reports.</w:t>
      </w:r>
    </w:p>
    <w:p w14:paraId="4CB860E7"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UML editors Use Case Diagram, Use Case Description, SSD, Class Diagram, Sequence Diagram.</w:t>
      </w:r>
    </w:p>
    <w:p w14:paraId="586A4E8A"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Requirement/case-study processing reading, processing, and using requirement text in checking.</w:t>
      </w:r>
    </w:p>
    <w:p w14:paraId="0153EF0F"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Automated checking all six checking areas, rule dependency handling, suggestion generation.</w:t>
      </w:r>
    </w:p>
    <w:p w14:paraId="0C06CDA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Tutorial support, submission and evaluation, and classroom features (notifications, announcements, learning resources).</w:t>
      </w:r>
    </w:p>
    <w:p w14:paraId="7C0BF972" w14:textId="77777777" w:rsidR="005B1A0B" w:rsidRPr="0074450A" w:rsidRDefault="005B1A0B" w:rsidP="005B1A0B">
      <w:pPr>
        <w:pStyle w:val="Heading1"/>
        <w:jc w:val="both"/>
        <w:rPr>
          <w:rFonts w:ascii="Times New Roman" w:hAnsi="Times New Roman" w:cs="Times New Roman"/>
        </w:rPr>
      </w:pPr>
      <w:bookmarkStart w:id="278" w:name="_Toc238279767"/>
      <w:bookmarkStart w:id="279" w:name="_Toc238561817"/>
      <w:r w:rsidRPr="0074450A">
        <w:rPr>
          <w:rFonts w:ascii="Times New Roman" w:hAnsi="Times New Roman" w:cs="Times New Roman"/>
        </w:rPr>
        <w:t>5.4 Test Data</w:t>
      </w:r>
      <w:bookmarkEnd w:id="278"/>
      <w:bookmarkEnd w:id="279"/>
    </w:p>
    <w:p w14:paraId="726D9331"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Testing uses a mix of valid and invalid data: user accounts (valid student, valid teacher, invalid credentials, unauthorized user); class data (valid class, enrolled/non-enrolled student); assignment data (with and without sufficient requirement text, open/closed assignment); and UML data covering both correct structures and deliberately introduced problems missing elements, duplicate elements, incorrect names, broken relationships, missing descriptions, and inconsistent information between diagrams so that both positive and negative test cases can be performed.</w:t>
      </w:r>
    </w:p>
    <w:p w14:paraId="70B4C24C" w14:textId="77777777" w:rsidR="005B1A0B" w:rsidRPr="0074450A" w:rsidRDefault="005B1A0B" w:rsidP="005B1A0B">
      <w:pPr>
        <w:pStyle w:val="Heading1"/>
        <w:jc w:val="both"/>
        <w:rPr>
          <w:rFonts w:ascii="Times New Roman" w:hAnsi="Times New Roman" w:cs="Times New Roman"/>
        </w:rPr>
      </w:pPr>
      <w:bookmarkStart w:id="280" w:name="_Toc238279768"/>
      <w:bookmarkStart w:id="281" w:name="_Toc238561818"/>
      <w:r w:rsidRPr="0074450A">
        <w:rPr>
          <w:rFonts w:ascii="Times New Roman" w:hAnsi="Times New Roman" w:cs="Times New Roman"/>
        </w:rPr>
        <w:t>5.5 Test Case Format</w:t>
      </w:r>
      <w:bookmarkEnd w:id="280"/>
      <w:bookmarkEnd w:id="281"/>
    </w:p>
    <w:p w14:paraId="618ED56B"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Each test case follows the same structure: Test Case ID, Name, Purpose, Preconditions, Inputs, Test Procedure, Expected Output, and Pass/Fail Criteria, in line with the documentation template. The full test suite currently defines 23 test cases (TC01–TC23), </w:t>
      </w:r>
      <w:proofErr w:type="spellStart"/>
      <w:r w:rsidRPr="0074450A">
        <w:rPr>
          <w:rFonts w:ascii="Times New Roman" w:hAnsi="Times New Roman" w:cs="Times New Roman"/>
        </w:rPr>
        <w:t>summarised</w:t>
      </w:r>
      <w:proofErr w:type="spellEnd"/>
      <w:r w:rsidRPr="0074450A">
        <w:rPr>
          <w:rFonts w:ascii="Times New Roman" w:hAnsi="Times New Roman" w:cs="Times New Roman"/>
        </w:rPr>
        <w:t xml:space="preserve"> in the table in section 4.6; five representative cases are then given in full below, covering authentication, artifact creation, checking, requirement processing, and cross-diagram consistency. The remaining test cases follow the same format and are recorded in the project’s test logs (Appendix A).</w:t>
      </w:r>
    </w:p>
    <w:p w14:paraId="3F9E54CB" w14:textId="77777777" w:rsidR="005B1A0B" w:rsidRDefault="005B1A0B" w:rsidP="005B1A0B">
      <w:pPr>
        <w:jc w:val="both"/>
        <w:rPr>
          <w:rFonts w:ascii="Times New Roman" w:hAnsi="Times New Roman" w:cs="Times New Roman"/>
        </w:rPr>
      </w:pPr>
    </w:p>
    <w:p w14:paraId="4E27877B" w14:textId="77777777" w:rsidR="00F76F18" w:rsidRDefault="00F76F18" w:rsidP="005B1A0B">
      <w:pPr>
        <w:jc w:val="both"/>
        <w:rPr>
          <w:rFonts w:ascii="Times New Roman" w:hAnsi="Times New Roman" w:cs="Times New Roman"/>
        </w:rPr>
      </w:pPr>
    </w:p>
    <w:p w14:paraId="0B0A6AE7" w14:textId="77777777" w:rsidR="00F76F18" w:rsidRDefault="00F76F18" w:rsidP="005B1A0B">
      <w:pPr>
        <w:jc w:val="both"/>
        <w:rPr>
          <w:rFonts w:ascii="Times New Roman" w:hAnsi="Times New Roman" w:cs="Times New Roman"/>
        </w:rPr>
      </w:pPr>
    </w:p>
    <w:p w14:paraId="0D7237D3" w14:textId="77777777" w:rsidR="00F76F18" w:rsidRDefault="00F76F18" w:rsidP="005B1A0B">
      <w:pPr>
        <w:jc w:val="both"/>
        <w:rPr>
          <w:rFonts w:ascii="Times New Roman" w:hAnsi="Times New Roman" w:cs="Times New Roman"/>
        </w:rPr>
      </w:pPr>
    </w:p>
    <w:p w14:paraId="4B241CB1" w14:textId="77777777" w:rsidR="00F76F18" w:rsidRPr="0074450A" w:rsidRDefault="00F76F18" w:rsidP="005B1A0B">
      <w:pPr>
        <w:jc w:val="both"/>
        <w:rPr>
          <w:rFonts w:ascii="Times New Roman" w:hAnsi="Times New Roman" w:cs="Times New Roman"/>
        </w:rPr>
      </w:pPr>
    </w:p>
    <w:p w14:paraId="3827D14E" w14:textId="77777777" w:rsidR="005B1A0B" w:rsidRPr="0074450A" w:rsidRDefault="005B1A0B" w:rsidP="005B1A0B">
      <w:pPr>
        <w:pStyle w:val="Heading1"/>
        <w:jc w:val="both"/>
        <w:rPr>
          <w:rFonts w:ascii="Times New Roman" w:hAnsi="Times New Roman" w:cs="Times New Roman"/>
        </w:rPr>
      </w:pPr>
      <w:bookmarkStart w:id="282" w:name="_Toc238279769"/>
      <w:bookmarkStart w:id="283" w:name="_Toc238561819"/>
      <w:r w:rsidRPr="0074450A">
        <w:rPr>
          <w:rFonts w:ascii="Times New Roman" w:hAnsi="Times New Roman" w:cs="Times New Roman"/>
        </w:rPr>
        <w:lastRenderedPageBreak/>
        <w:t>5.6 Test Case Summary</w:t>
      </w:r>
      <w:bookmarkEnd w:id="282"/>
      <w:bookmarkEnd w:id="283"/>
    </w:p>
    <w:p w14:paraId="6A9563D7" w14:textId="77777777" w:rsidR="005B1A0B" w:rsidRPr="0074450A" w:rsidRDefault="005B1A0B" w:rsidP="005B1A0B">
      <w:pPr>
        <w:jc w:val="both"/>
        <w:rPr>
          <w:rFonts w:ascii="Times New Roman" w:hAnsi="Times New Roman" w:cs="Times New Roman"/>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0"/>
        <w:gridCol w:w="2100"/>
        <w:gridCol w:w="3200"/>
        <w:gridCol w:w="3150"/>
      </w:tblGrid>
      <w:tr w:rsidR="005B1A0B" w:rsidRPr="0074450A" w14:paraId="45EE72FF" w14:textId="77777777" w:rsidTr="004F5E12">
        <w:trPr>
          <w:cantSplit/>
        </w:trPr>
        <w:tc>
          <w:tcPr>
            <w:tcW w:w="900" w:type="dxa"/>
            <w:shd w:val="clear" w:color="auto" w:fill="FFFFFF" w:themeFill="background1"/>
          </w:tcPr>
          <w:p w14:paraId="00242C6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Case</w:t>
            </w:r>
          </w:p>
        </w:tc>
        <w:tc>
          <w:tcPr>
            <w:tcW w:w="2100" w:type="dxa"/>
            <w:shd w:val="clear" w:color="auto" w:fill="FFFFFF" w:themeFill="background1"/>
          </w:tcPr>
          <w:p w14:paraId="06C7A06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Name</w:t>
            </w:r>
          </w:p>
        </w:tc>
        <w:tc>
          <w:tcPr>
            <w:tcW w:w="3200" w:type="dxa"/>
            <w:shd w:val="clear" w:color="auto" w:fill="FFFFFF" w:themeFill="background1"/>
          </w:tcPr>
          <w:p w14:paraId="3361E32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3150" w:type="dxa"/>
            <w:shd w:val="clear" w:color="auto" w:fill="FFFFFF" w:themeFill="background1"/>
          </w:tcPr>
          <w:p w14:paraId="4D54B69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r>
      <w:tr w:rsidR="005B1A0B" w:rsidRPr="0074450A" w14:paraId="0C93E966" w14:textId="77777777" w:rsidTr="004F5E12">
        <w:trPr>
          <w:cantSplit/>
        </w:trPr>
        <w:tc>
          <w:tcPr>
            <w:tcW w:w="900" w:type="dxa"/>
          </w:tcPr>
          <w:p w14:paraId="67BE8D9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TC01</w:t>
            </w:r>
          </w:p>
        </w:tc>
        <w:tc>
          <w:tcPr>
            <w:tcW w:w="2100" w:type="dxa"/>
          </w:tcPr>
          <w:p w14:paraId="144A6B0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Student Login</w:t>
            </w:r>
          </w:p>
        </w:tc>
        <w:tc>
          <w:tcPr>
            <w:tcW w:w="3200" w:type="dxa"/>
          </w:tcPr>
          <w:p w14:paraId="05F842C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student can log in using valid credentials and access the student dashboard.</w:t>
            </w:r>
          </w:p>
        </w:tc>
        <w:tc>
          <w:tcPr>
            <w:tcW w:w="3150" w:type="dxa"/>
          </w:tcPr>
          <w:p w14:paraId="2026D3B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user is authenticated, redirected to the student dashboard, and student-only functions are available.</w:t>
            </w:r>
          </w:p>
        </w:tc>
      </w:tr>
      <w:tr w:rsidR="005B1A0B" w:rsidRPr="0074450A" w14:paraId="6F873F79" w14:textId="77777777" w:rsidTr="004F5E12">
        <w:trPr>
          <w:cantSplit/>
        </w:trPr>
        <w:tc>
          <w:tcPr>
            <w:tcW w:w="900" w:type="dxa"/>
          </w:tcPr>
          <w:p w14:paraId="216D951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TC02</w:t>
            </w:r>
          </w:p>
        </w:tc>
        <w:tc>
          <w:tcPr>
            <w:tcW w:w="2100" w:type="dxa"/>
          </w:tcPr>
          <w:p w14:paraId="03FD858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Teacher Login and Role Access</w:t>
            </w:r>
          </w:p>
        </w:tc>
        <w:tc>
          <w:tcPr>
            <w:tcW w:w="3200" w:type="dxa"/>
          </w:tcPr>
          <w:p w14:paraId="2FF91EC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teacher can log in and access teacher functions.</w:t>
            </w:r>
          </w:p>
        </w:tc>
        <w:tc>
          <w:tcPr>
            <w:tcW w:w="3150" w:type="dxa"/>
          </w:tcPr>
          <w:p w14:paraId="031FA19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teacher is authenticated and can access teacher functions.</w:t>
            </w:r>
          </w:p>
        </w:tc>
      </w:tr>
      <w:tr w:rsidR="005B1A0B" w:rsidRPr="0074450A" w14:paraId="2EB69B5C" w14:textId="77777777" w:rsidTr="004F5E12">
        <w:trPr>
          <w:cantSplit/>
        </w:trPr>
        <w:tc>
          <w:tcPr>
            <w:tcW w:w="900" w:type="dxa"/>
          </w:tcPr>
          <w:p w14:paraId="329AFD7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TC03</w:t>
            </w:r>
          </w:p>
        </w:tc>
        <w:tc>
          <w:tcPr>
            <w:tcW w:w="2100" w:type="dxa"/>
          </w:tcPr>
          <w:p w14:paraId="7EF9CBF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Invalid Authentication</w:t>
            </w:r>
          </w:p>
        </w:tc>
        <w:tc>
          <w:tcPr>
            <w:tcW w:w="3200" w:type="dxa"/>
          </w:tcPr>
          <w:p w14:paraId="50129C7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invalid credentials are rejected.</w:t>
            </w:r>
          </w:p>
        </w:tc>
        <w:tc>
          <w:tcPr>
            <w:tcW w:w="3150" w:type="dxa"/>
          </w:tcPr>
          <w:p w14:paraId="750A7EF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system rejects the authentication request and displays an appropriate error.</w:t>
            </w:r>
          </w:p>
        </w:tc>
      </w:tr>
      <w:tr w:rsidR="005B1A0B" w:rsidRPr="0074450A" w14:paraId="0D239582" w14:textId="77777777" w:rsidTr="004F5E12">
        <w:trPr>
          <w:cantSplit/>
        </w:trPr>
        <w:tc>
          <w:tcPr>
            <w:tcW w:w="900" w:type="dxa"/>
          </w:tcPr>
          <w:p w14:paraId="2E72DE2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TC04</w:t>
            </w:r>
          </w:p>
        </w:tc>
        <w:tc>
          <w:tcPr>
            <w:tcW w:w="2100" w:type="dxa"/>
          </w:tcPr>
          <w:p w14:paraId="07C268A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Create and Save Use Case Diagram</w:t>
            </w:r>
          </w:p>
        </w:tc>
        <w:tc>
          <w:tcPr>
            <w:tcW w:w="3200" w:type="dxa"/>
          </w:tcPr>
          <w:p w14:paraId="48365FC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student can create and save a Use Case Diagram.</w:t>
            </w:r>
          </w:p>
        </w:tc>
        <w:tc>
          <w:tcPr>
            <w:tcW w:w="3150" w:type="dxa"/>
          </w:tcPr>
          <w:p w14:paraId="6905589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diagram is saved and can be loaded again with the same elements.</w:t>
            </w:r>
          </w:p>
        </w:tc>
      </w:tr>
      <w:tr w:rsidR="005B1A0B" w:rsidRPr="0074450A" w14:paraId="181D6373" w14:textId="77777777" w:rsidTr="004F5E12">
        <w:trPr>
          <w:cantSplit/>
        </w:trPr>
        <w:tc>
          <w:tcPr>
            <w:tcW w:w="900" w:type="dxa"/>
          </w:tcPr>
          <w:p w14:paraId="292B661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TC05</w:t>
            </w:r>
          </w:p>
        </w:tc>
        <w:tc>
          <w:tcPr>
            <w:tcW w:w="2100" w:type="dxa"/>
          </w:tcPr>
          <w:p w14:paraId="00F8F76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Create and Save Use Case Description</w:t>
            </w:r>
          </w:p>
        </w:tc>
        <w:tc>
          <w:tcPr>
            <w:tcW w:w="3200" w:type="dxa"/>
          </w:tcPr>
          <w:p w14:paraId="6A37B28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Use Case Description can be created and linked to the relevant use case.</w:t>
            </w:r>
          </w:p>
        </w:tc>
        <w:tc>
          <w:tcPr>
            <w:tcW w:w="3150" w:type="dxa"/>
          </w:tcPr>
          <w:p w14:paraId="75C816B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description is stored and remains connected to the selected use case.</w:t>
            </w:r>
          </w:p>
        </w:tc>
      </w:tr>
      <w:tr w:rsidR="005B1A0B" w:rsidRPr="0074450A" w14:paraId="74C9C5C4" w14:textId="77777777" w:rsidTr="004F5E12">
        <w:trPr>
          <w:cantSplit/>
        </w:trPr>
        <w:tc>
          <w:tcPr>
            <w:tcW w:w="900" w:type="dxa"/>
          </w:tcPr>
          <w:p w14:paraId="3A7CDFF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TC06</w:t>
            </w:r>
          </w:p>
        </w:tc>
        <w:tc>
          <w:tcPr>
            <w:tcW w:w="2100" w:type="dxa"/>
          </w:tcPr>
          <w:p w14:paraId="63A8A82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Create and Save SSD</w:t>
            </w:r>
          </w:p>
        </w:tc>
        <w:tc>
          <w:tcPr>
            <w:tcW w:w="3200" w:type="dxa"/>
          </w:tcPr>
          <w:p w14:paraId="5847941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System Sequence Diagram can be created and linked to a use case.</w:t>
            </w:r>
          </w:p>
        </w:tc>
        <w:tc>
          <w:tcPr>
            <w:tcW w:w="3150" w:type="dxa"/>
          </w:tcPr>
          <w:p w14:paraId="4D0931D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SSD is saved and remains linked to the selected use case.</w:t>
            </w:r>
          </w:p>
        </w:tc>
      </w:tr>
      <w:tr w:rsidR="005B1A0B" w:rsidRPr="0074450A" w14:paraId="251C4CC7" w14:textId="77777777" w:rsidTr="004F5E12">
        <w:trPr>
          <w:cantSplit/>
        </w:trPr>
        <w:tc>
          <w:tcPr>
            <w:tcW w:w="900" w:type="dxa"/>
          </w:tcPr>
          <w:p w14:paraId="7BB4E70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TC07</w:t>
            </w:r>
          </w:p>
        </w:tc>
        <w:tc>
          <w:tcPr>
            <w:tcW w:w="2100" w:type="dxa"/>
          </w:tcPr>
          <w:p w14:paraId="661047C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Create and Save Class Diagram</w:t>
            </w:r>
          </w:p>
        </w:tc>
        <w:tc>
          <w:tcPr>
            <w:tcW w:w="3200" w:type="dxa"/>
          </w:tcPr>
          <w:p w14:paraId="199E220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Class Diagram can be created and stored.</w:t>
            </w:r>
          </w:p>
        </w:tc>
        <w:tc>
          <w:tcPr>
            <w:tcW w:w="3150" w:type="dxa"/>
          </w:tcPr>
          <w:p w14:paraId="628BB7F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Class Diagram is saved and restored correctly.</w:t>
            </w:r>
          </w:p>
        </w:tc>
      </w:tr>
      <w:tr w:rsidR="005B1A0B" w:rsidRPr="0074450A" w14:paraId="4824188D" w14:textId="77777777" w:rsidTr="004F5E12">
        <w:trPr>
          <w:cantSplit/>
        </w:trPr>
        <w:tc>
          <w:tcPr>
            <w:tcW w:w="900" w:type="dxa"/>
          </w:tcPr>
          <w:p w14:paraId="49BA38E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TC08</w:t>
            </w:r>
          </w:p>
        </w:tc>
        <w:tc>
          <w:tcPr>
            <w:tcW w:w="2100" w:type="dxa"/>
          </w:tcPr>
          <w:p w14:paraId="08268C4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Create and Save Sequence Diagram</w:t>
            </w:r>
          </w:p>
        </w:tc>
        <w:tc>
          <w:tcPr>
            <w:tcW w:w="3200" w:type="dxa"/>
          </w:tcPr>
          <w:p w14:paraId="49E051C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Sequence Diagram can be created and stored.</w:t>
            </w:r>
          </w:p>
        </w:tc>
        <w:tc>
          <w:tcPr>
            <w:tcW w:w="3150" w:type="dxa"/>
          </w:tcPr>
          <w:p w14:paraId="3DAD9B1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Sequence Diagram is saved and restored correctly.</w:t>
            </w:r>
          </w:p>
        </w:tc>
      </w:tr>
      <w:tr w:rsidR="005B1A0B" w:rsidRPr="0074450A" w14:paraId="1E9298C5" w14:textId="77777777" w:rsidTr="004F5E12">
        <w:trPr>
          <w:cantSplit/>
        </w:trPr>
        <w:tc>
          <w:tcPr>
            <w:tcW w:w="900" w:type="dxa"/>
          </w:tcPr>
          <w:p w14:paraId="2BCEA67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TC09</w:t>
            </w:r>
          </w:p>
        </w:tc>
        <w:tc>
          <w:tcPr>
            <w:tcW w:w="2100" w:type="dxa"/>
          </w:tcPr>
          <w:p w14:paraId="31D5543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Semantic Consistency Matching</w:t>
            </w:r>
          </w:p>
        </w:tc>
        <w:tc>
          <w:tcPr>
            <w:tcW w:w="3200" w:type="dxa"/>
          </w:tcPr>
          <w:p w14:paraId="600C76C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the checking engine semantically matches a Use Case Description step to its corresponding SSD message.</w:t>
            </w:r>
          </w:p>
        </w:tc>
        <w:tc>
          <w:tcPr>
            <w:tcW w:w="3150" w:type="dxa"/>
          </w:tcPr>
          <w:p w14:paraId="593698D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The system </w:t>
            </w:r>
            <w:proofErr w:type="spellStart"/>
            <w:r w:rsidRPr="0074450A">
              <w:rPr>
                <w:rFonts w:ascii="Times New Roman" w:hAnsi="Times New Roman" w:cs="Times New Roman"/>
              </w:rPr>
              <w:t>recognises</w:t>
            </w:r>
            <w:proofErr w:type="spellEnd"/>
            <w:r w:rsidRPr="0074450A">
              <w:rPr>
                <w:rFonts w:ascii="Times New Roman" w:hAnsi="Times New Roman" w:cs="Times New Roman"/>
              </w:rPr>
              <w:t xml:space="preserve"> the semantically equivalent step and message as consistent and does not raise a false consistency issue.</w:t>
            </w:r>
          </w:p>
        </w:tc>
      </w:tr>
      <w:tr w:rsidR="005B1A0B" w:rsidRPr="0074450A" w14:paraId="40157D83" w14:textId="77777777" w:rsidTr="004F5E12">
        <w:trPr>
          <w:cantSplit/>
        </w:trPr>
        <w:tc>
          <w:tcPr>
            <w:tcW w:w="900" w:type="dxa"/>
          </w:tcPr>
          <w:p w14:paraId="78FB928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TC10</w:t>
            </w:r>
          </w:p>
        </w:tc>
        <w:tc>
          <w:tcPr>
            <w:tcW w:w="2100" w:type="dxa"/>
          </w:tcPr>
          <w:p w14:paraId="66316AD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Use Case Diagram Checking</w:t>
            </w:r>
          </w:p>
        </w:tc>
        <w:tc>
          <w:tcPr>
            <w:tcW w:w="3200" w:type="dxa"/>
          </w:tcPr>
          <w:p w14:paraId="10DD52B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the checking engine can identify problems in a Use Case Diagram.</w:t>
            </w:r>
          </w:p>
        </w:tc>
        <w:tc>
          <w:tcPr>
            <w:tcW w:w="3150" w:type="dxa"/>
          </w:tcPr>
          <w:p w14:paraId="15BAF35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relevant checking rule identifies the problem and produces a checking result.</w:t>
            </w:r>
          </w:p>
        </w:tc>
      </w:tr>
      <w:tr w:rsidR="005B1A0B" w:rsidRPr="0074450A" w14:paraId="0A95C48F" w14:textId="77777777" w:rsidTr="004F5E12">
        <w:trPr>
          <w:cantSplit/>
        </w:trPr>
        <w:tc>
          <w:tcPr>
            <w:tcW w:w="900" w:type="dxa"/>
          </w:tcPr>
          <w:p w14:paraId="137CD39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lastRenderedPageBreak/>
              <w:t>TC11</w:t>
            </w:r>
          </w:p>
        </w:tc>
        <w:tc>
          <w:tcPr>
            <w:tcW w:w="2100" w:type="dxa"/>
          </w:tcPr>
          <w:p w14:paraId="36CD5EB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Use Case Description Checking</w:t>
            </w:r>
          </w:p>
        </w:tc>
        <w:tc>
          <w:tcPr>
            <w:tcW w:w="3200" w:type="dxa"/>
          </w:tcPr>
          <w:p w14:paraId="7FB80BD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the system checks Use Case Description content.</w:t>
            </w:r>
          </w:p>
        </w:tc>
        <w:tc>
          <w:tcPr>
            <w:tcW w:w="3150" w:type="dxa"/>
          </w:tcPr>
          <w:p w14:paraId="52AB242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appropriate checking rule identifies the problem.</w:t>
            </w:r>
          </w:p>
        </w:tc>
      </w:tr>
      <w:tr w:rsidR="005B1A0B" w:rsidRPr="0074450A" w14:paraId="3F2CBA54" w14:textId="77777777" w:rsidTr="004F5E12">
        <w:trPr>
          <w:cantSplit/>
        </w:trPr>
        <w:tc>
          <w:tcPr>
            <w:tcW w:w="900" w:type="dxa"/>
          </w:tcPr>
          <w:p w14:paraId="2EA248C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TC12</w:t>
            </w:r>
          </w:p>
        </w:tc>
        <w:tc>
          <w:tcPr>
            <w:tcW w:w="2100" w:type="dxa"/>
          </w:tcPr>
          <w:p w14:paraId="22CE3E2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SSD Checking</w:t>
            </w:r>
          </w:p>
        </w:tc>
        <w:tc>
          <w:tcPr>
            <w:tcW w:w="3200" w:type="dxa"/>
          </w:tcPr>
          <w:p w14:paraId="5D3230E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the checking engine can identify problems in an SSD.</w:t>
            </w:r>
          </w:p>
        </w:tc>
        <w:tc>
          <w:tcPr>
            <w:tcW w:w="3150" w:type="dxa"/>
          </w:tcPr>
          <w:p w14:paraId="698C1C7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relevant SSD checking rule identifies the problem.</w:t>
            </w:r>
          </w:p>
        </w:tc>
      </w:tr>
      <w:tr w:rsidR="005B1A0B" w:rsidRPr="0074450A" w14:paraId="2C6FC68E" w14:textId="77777777" w:rsidTr="004F5E12">
        <w:trPr>
          <w:cantSplit/>
        </w:trPr>
        <w:tc>
          <w:tcPr>
            <w:tcW w:w="900" w:type="dxa"/>
          </w:tcPr>
          <w:p w14:paraId="31F4EBB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TC13</w:t>
            </w:r>
          </w:p>
        </w:tc>
        <w:tc>
          <w:tcPr>
            <w:tcW w:w="2100" w:type="dxa"/>
          </w:tcPr>
          <w:p w14:paraId="1C0415C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Class Diagram Checking</w:t>
            </w:r>
          </w:p>
        </w:tc>
        <w:tc>
          <w:tcPr>
            <w:tcW w:w="3200" w:type="dxa"/>
          </w:tcPr>
          <w:p w14:paraId="63C4AA5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Class Diagram validation works correctly.</w:t>
            </w:r>
          </w:p>
        </w:tc>
        <w:tc>
          <w:tcPr>
            <w:tcW w:w="3150" w:type="dxa"/>
          </w:tcPr>
          <w:p w14:paraId="0AC7C22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The appropriate Class Diagram checking </w:t>
            </w:r>
            <w:proofErr w:type="gramStart"/>
            <w:r w:rsidRPr="0074450A">
              <w:rPr>
                <w:rFonts w:ascii="Times New Roman" w:hAnsi="Times New Roman" w:cs="Times New Roman"/>
              </w:rPr>
              <w:t>rule</w:t>
            </w:r>
            <w:proofErr w:type="gramEnd"/>
            <w:r w:rsidRPr="0074450A">
              <w:rPr>
                <w:rFonts w:ascii="Times New Roman" w:hAnsi="Times New Roman" w:cs="Times New Roman"/>
              </w:rPr>
              <w:t xml:space="preserve"> reports the problem.</w:t>
            </w:r>
          </w:p>
        </w:tc>
      </w:tr>
      <w:tr w:rsidR="005B1A0B" w:rsidRPr="0074450A" w14:paraId="60044B89" w14:textId="77777777" w:rsidTr="004F5E12">
        <w:trPr>
          <w:cantSplit/>
        </w:trPr>
        <w:tc>
          <w:tcPr>
            <w:tcW w:w="900" w:type="dxa"/>
          </w:tcPr>
          <w:p w14:paraId="5721098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TC14</w:t>
            </w:r>
          </w:p>
        </w:tc>
        <w:tc>
          <w:tcPr>
            <w:tcW w:w="2100" w:type="dxa"/>
          </w:tcPr>
          <w:p w14:paraId="2976847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Sequence Diagram Checking</w:t>
            </w:r>
          </w:p>
        </w:tc>
        <w:tc>
          <w:tcPr>
            <w:tcW w:w="3200" w:type="dxa"/>
          </w:tcPr>
          <w:p w14:paraId="42C5751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Sequence Diagram validation works correctly.</w:t>
            </w:r>
          </w:p>
        </w:tc>
        <w:tc>
          <w:tcPr>
            <w:tcW w:w="3150" w:type="dxa"/>
          </w:tcPr>
          <w:p w14:paraId="2C29F0B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relevant Sequence Diagram rule identifies the issue.</w:t>
            </w:r>
          </w:p>
        </w:tc>
      </w:tr>
      <w:tr w:rsidR="005B1A0B" w:rsidRPr="0074450A" w14:paraId="4A095B36" w14:textId="77777777" w:rsidTr="004F5E12">
        <w:trPr>
          <w:cantSplit/>
        </w:trPr>
        <w:tc>
          <w:tcPr>
            <w:tcW w:w="900" w:type="dxa"/>
          </w:tcPr>
          <w:p w14:paraId="1FD2A34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TC15</w:t>
            </w:r>
          </w:p>
        </w:tc>
        <w:tc>
          <w:tcPr>
            <w:tcW w:w="2100" w:type="dxa"/>
          </w:tcPr>
          <w:p w14:paraId="6ECFCDA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Cross-Diagram Consistency Checking</w:t>
            </w:r>
          </w:p>
        </w:tc>
        <w:tc>
          <w:tcPr>
            <w:tcW w:w="3200" w:type="dxa"/>
          </w:tcPr>
          <w:p w14:paraId="3512B76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the system can identify inconsistencies between related UML artifacts.</w:t>
            </w:r>
          </w:p>
        </w:tc>
        <w:tc>
          <w:tcPr>
            <w:tcW w:w="3150" w:type="dxa"/>
          </w:tcPr>
          <w:p w14:paraId="2A13860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consistency checking rules identify the known inconsistency.</w:t>
            </w:r>
          </w:p>
        </w:tc>
      </w:tr>
      <w:tr w:rsidR="005B1A0B" w:rsidRPr="0074450A" w14:paraId="6507C1FC" w14:textId="77777777" w:rsidTr="004F5E12">
        <w:trPr>
          <w:cantSplit/>
        </w:trPr>
        <w:tc>
          <w:tcPr>
            <w:tcW w:w="900" w:type="dxa"/>
          </w:tcPr>
          <w:p w14:paraId="63FD07F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TC16</w:t>
            </w:r>
          </w:p>
        </w:tc>
        <w:tc>
          <w:tcPr>
            <w:tcW w:w="2100" w:type="dxa"/>
          </w:tcPr>
          <w:p w14:paraId="7D26CD3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Checking Rule Dependency Handling</w:t>
            </w:r>
          </w:p>
        </w:tc>
        <w:tc>
          <w:tcPr>
            <w:tcW w:w="3200" w:type="dxa"/>
          </w:tcPr>
          <w:p w14:paraId="549CA6C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the dependency-aware checking pipeline avoids unnecessary cascading errors.</w:t>
            </w:r>
          </w:p>
        </w:tc>
        <w:tc>
          <w:tcPr>
            <w:tcW w:w="3150" w:type="dxa"/>
          </w:tcPr>
          <w:p w14:paraId="18B7FA3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checking pipeline focuses on the main/root issue and avoids unnecessary cascading results.</w:t>
            </w:r>
          </w:p>
        </w:tc>
      </w:tr>
      <w:tr w:rsidR="005B1A0B" w:rsidRPr="0074450A" w14:paraId="7C31796E" w14:textId="77777777" w:rsidTr="004F5E12">
        <w:trPr>
          <w:cantSplit/>
        </w:trPr>
        <w:tc>
          <w:tcPr>
            <w:tcW w:w="900" w:type="dxa"/>
          </w:tcPr>
          <w:p w14:paraId="75A9D9D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TC17</w:t>
            </w:r>
          </w:p>
        </w:tc>
        <w:tc>
          <w:tcPr>
            <w:tcW w:w="2100" w:type="dxa"/>
          </w:tcPr>
          <w:p w14:paraId="1017835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Tutorial Validation</w:t>
            </w:r>
          </w:p>
        </w:tc>
        <w:tc>
          <w:tcPr>
            <w:tcW w:w="3200" w:type="dxa"/>
          </w:tcPr>
          <w:p w14:paraId="7115B5D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tutorial validation can guide a student through correction of UML problems.</w:t>
            </w:r>
          </w:p>
        </w:tc>
        <w:tc>
          <w:tcPr>
            <w:tcW w:w="3150" w:type="dxa"/>
          </w:tcPr>
          <w:p w14:paraId="68ED8C6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tutorial displays relevant guidance and allows the student to continue after the correction is accepted.</w:t>
            </w:r>
          </w:p>
        </w:tc>
      </w:tr>
      <w:tr w:rsidR="005B1A0B" w:rsidRPr="0074450A" w14:paraId="424A16C1" w14:textId="77777777" w:rsidTr="004F5E12">
        <w:trPr>
          <w:cantSplit/>
        </w:trPr>
        <w:tc>
          <w:tcPr>
            <w:tcW w:w="900" w:type="dxa"/>
          </w:tcPr>
          <w:p w14:paraId="110C5B8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TC18</w:t>
            </w:r>
          </w:p>
        </w:tc>
        <w:tc>
          <w:tcPr>
            <w:tcW w:w="2100" w:type="dxa"/>
          </w:tcPr>
          <w:p w14:paraId="221F6F7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Assignment Submission</w:t>
            </w:r>
          </w:p>
        </w:tc>
        <w:tc>
          <w:tcPr>
            <w:tcW w:w="3200" w:type="dxa"/>
          </w:tcPr>
          <w:p w14:paraId="2B039E3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student can submit a completed assignment.</w:t>
            </w:r>
          </w:p>
        </w:tc>
        <w:tc>
          <w:tcPr>
            <w:tcW w:w="3150" w:type="dxa"/>
          </w:tcPr>
          <w:p w14:paraId="44D88A9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Submission is stored, its status changes appropriately, and the student can view the updated status.</w:t>
            </w:r>
          </w:p>
        </w:tc>
      </w:tr>
      <w:tr w:rsidR="005B1A0B" w:rsidRPr="0074450A" w14:paraId="30487C63" w14:textId="77777777" w:rsidTr="004F5E12">
        <w:trPr>
          <w:cantSplit/>
        </w:trPr>
        <w:tc>
          <w:tcPr>
            <w:tcW w:w="900" w:type="dxa"/>
          </w:tcPr>
          <w:p w14:paraId="2F57B7A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TC19</w:t>
            </w:r>
          </w:p>
        </w:tc>
        <w:tc>
          <w:tcPr>
            <w:tcW w:w="2100" w:type="dxa"/>
          </w:tcPr>
          <w:p w14:paraId="532DCE8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Teacher Review and Evaluation</w:t>
            </w:r>
          </w:p>
        </w:tc>
        <w:tc>
          <w:tcPr>
            <w:tcW w:w="3200" w:type="dxa"/>
          </w:tcPr>
          <w:p w14:paraId="1F58B56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teacher can review a student submission and store an evaluation.</w:t>
            </w:r>
          </w:p>
        </w:tc>
        <w:tc>
          <w:tcPr>
            <w:tcW w:w="3150" w:type="dxa"/>
          </w:tcPr>
          <w:p w14:paraId="29334E1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evaluation is stored and can be viewed again.</w:t>
            </w:r>
          </w:p>
        </w:tc>
      </w:tr>
      <w:tr w:rsidR="005B1A0B" w:rsidRPr="0074450A" w14:paraId="25FEE4DA" w14:textId="77777777" w:rsidTr="004F5E12">
        <w:trPr>
          <w:cantSplit/>
        </w:trPr>
        <w:tc>
          <w:tcPr>
            <w:tcW w:w="900" w:type="dxa"/>
          </w:tcPr>
          <w:p w14:paraId="67D8B13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TC20</w:t>
            </w:r>
          </w:p>
        </w:tc>
        <w:tc>
          <w:tcPr>
            <w:tcW w:w="2100" w:type="dxa"/>
          </w:tcPr>
          <w:p w14:paraId="7F1451B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Notification</w:t>
            </w:r>
          </w:p>
        </w:tc>
        <w:tc>
          <w:tcPr>
            <w:tcW w:w="3200" w:type="dxa"/>
          </w:tcPr>
          <w:p w14:paraId="4990C50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supported system notifications are created and displayed correctly.</w:t>
            </w:r>
          </w:p>
        </w:tc>
        <w:tc>
          <w:tcPr>
            <w:tcW w:w="3150" w:type="dxa"/>
          </w:tcPr>
          <w:p w14:paraId="51E3AA0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notification appears for the correct user and its read status updates correctly.</w:t>
            </w:r>
          </w:p>
        </w:tc>
      </w:tr>
      <w:tr w:rsidR="005B1A0B" w:rsidRPr="0074450A" w14:paraId="1CBEB93B" w14:textId="77777777" w:rsidTr="004F5E12">
        <w:trPr>
          <w:cantSplit/>
        </w:trPr>
        <w:tc>
          <w:tcPr>
            <w:tcW w:w="900" w:type="dxa"/>
          </w:tcPr>
          <w:p w14:paraId="3E9E40E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TC21</w:t>
            </w:r>
          </w:p>
        </w:tc>
        <w:tc>
          <w:tcPr>
            <w:tcW w:w="2100" w:type="dxa"/>
          </w:tcPr>
          <w:p w14:paraId="582CE99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Unauthorized API Access</w:t>
            </w:r>
          </w:p>
        </w:tc>
        <w:tc>
          <w:tcPr>
            <w:tcW w:w="3200" w:type="dxa"/>
          </w:tcPr>
          <w:p w14:paraId="4E09E92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protected backend APIs cannot be accessed without proper authentication or authorization.</w:t>
            </w:r>
          </w:p>
        </w:tc>
        <w:tc>
          <w:tcPr>
            <w:tcW w:w="3150" w:type="dxa"/>
          </w:tcPr>
          <w:p w14:paraId="6D421F7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backend rejects unauthorized requests.</w:t>
            </w:r>
          </w:p>
        </w:tc>
      </w:tr>
      <w:tr w:rsidR="005B1A0B" w:rsidRPr="0074450A" w14:paraId="4D99CC5B" w14:textId="77777777" w:rsidTr="004F5E12">
        <w:trPr>
          <w:cantSplit/>
        </w:trPr>
        <w:tc>
          <w:tcPr>
            <w:tcW w:w="900" w:type="dxa"/>
          </w:tcPr>
          <w:p w14:paraId="5BD4D68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lastRenderedPageBreak/>
              <w:t>TC22</w:t>
            </w:r>
          </w:p>
        </w:tc>
        <w:tc>
          <w:tcPr>
            <w:tcW w:w="2100" w:type="dxa"/>
          </w:tcPr>
          <w:p w14:paraId="0F37384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Database Save and Retrieval</w:t>
            </w:r>
          </w:p>
        </w:tc>
        <w:tc>
          <w:tcPr>
            <w:tcW w:w="3200" w:type="dxa"/>
          </w:tcPr>
          <w:p w14:paraId="54762AC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UML and assignment data is correctly stored in and retrieved from PostgreSQL.</w:t>
            </w:r>
          </w:p>
        </w:tc>
        <w:tc>
          <w:tcPr>
            <w:tcW w:w="3150" w:type="dxa"/>
          </w:tcPr>
          <w:p w14:paraId="5454A06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The </w:t>
            </w:r>
            <w:proofErr w:type="gramStart"/>
            <w:r w:rsidRPr="0074450A">
              <w:rPr>
                <w:rFonts w:ascii="Times New Roman" w:hAnsi="Times New Roman" w:cs="Times New Roman"/>
              </w:rPr>
              <w:t>saved information</w:t>
            </w:r>
            <w:proofErr w:type="gramEnd"/>
            <w:r w:rsidRPr="0074450A">
              <w:rPr>
                <w:rFonts w:ascii="Times New Roman" w:hAnsi="Times New Roman" w:cs="Times New Roman"/>
              </w:rPr>
              <w:t xml:space="preserve"> is retrieved correctly.</w:t>
            </w:r>
          </w:p>
        </w:tc>
      </w:tr>
      <w:tr w:rsidR="005B1A0B" w:rsidRPr="0074450A" w14:paraId="33009905" w14:textId="77777777" w:rsidTr="004F5E12">
        <w:trPr>
          <w:cantSplit/>
        </w:trPr>
        <w:tc>
          <w:tcPr>
            <w:tcW w:w="900" w:type="dxa"/>
          </w:tcPr>
          <w:p w14:paraId="2041A97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TC23</w:t>
            </w:r>
          </w:p>
        </w:tc>
        <w:tc>
          <w:tcPr>
            <w:tcW w:w="2100" w:type="dxa"/>
          </w:tcPr>
          <w:p w14:paraId="120EC4A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Report Generation</w:t>
            </w:r>
          </w:p>
        </w:tc>
        <w:tc>
          <w:tcPr>
            <w:tcW w:w="3200" w:type="dxa"/>
          </w:tcPr>
          <w:p w14:paraId="5B9AD14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checking and evaluation information can be displayed or exported through the supported reporting functionality.</w:t>
            </w:r>
          </w:p>
        </w:tc>
        <w:tc>
          <w:tcPr>
            <w:tcW w:w="3150" w:type="dxa"/>
          </w:tcPr>
          <w:p w14:paraId="5D5C24E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report contains the available checking/evaluation information.</w:t>
            </w:r>
          </w:p>
        </w:tc>
      </w:tr>
    </w:tbl>
    <w:p w14:paraId="38FB2C42" w14:textId="77777777" w:rsidR="005B1A0B" w:rsidRPr="0074450A" w:rsidRDefault="005B1A0B" w:rsidP="005B1A0B">
      <w:pPr>
        <w:jc w:val="both"/>
        <w:rPr>
          <w:rFonts w:ascii="Times New Roman" w:hAnsi="Times New Roman" w:cs="Times New Roman"/>
        </w:rPr>
      </w:pPr>
    </w:p>
    <w:p w14:paraId="16DDB8D8" w14:textId="77777777" w:rsidR="005B1A0B" w:rsidRPr="0074450A" w:rsidRDefault="005B1A0B" w:rsidP="005B1A0B">
      <w:pPr>
        <w:pStyle w:val="Heading1"/>
        <w:jc w:val="both"/>
        <w:rPr>
          <w:rFonts w:ascii="Times New Roman" w:hAnsi="Times New Roman" w:cs="Times New Roman"/>
        </w:rPr>
      </w:pPr>
      <w:bookmarkStart w:id="284" w:name="_Toc238279770"/>
      <w:bookmarkStart w:id="285" w:name="_Toc238561820"/>
      <w:r w:rsidRPr="0074450A">
        <w:rPr>
          <w:rFonts w:ascii="Times New Roman" w:hAnsi="Times New Roman" w:cs="Times New Roman"/>
        </w:rPr>
        <w:t>5.7 Test-to-Requirement Traceability</w:t>
      </w:r>
      <w:bookmarkEnd w:id="284"/>
      <w:bookmarkEnd w:id="285"/>
    </w:p>
    <w:p w14:paraId="5308FA47"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The table below shows which functional requirement area each test case primarily verifies, linking the testing in this chapter back to the requirements defined in Chapter 2.</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6500"/>
        <w:gridCol w:w="2600"/>
      </w:tblGrid>
      <w:tr w:rsidR="005B1A0B" w:rsidRPr="0074450A" w14:paraId="65912987" w14:textId="77777777" w:rsidTr="004F5E12">
        <w:tc>
          <w:tcPr>
            <w:tcW w:w="6500" w:type="dxa"/>
            <w:shd w:val="clear" w:color="auto" w:fill="FFFFFF" w:themeFill="background1"/>
          </w:tcPr>
          <w:p w14:paraId="1A765E6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Case</w:t>
            </w:r>
          </w:p>
        </w:tc>
        <w:tc>
          <w:tcPr>
            <w:tcW w:w="2600" w:type="dxa"/>
            <w:shd w:val="clear" w:color="auto" w:fill="FFFFFF" w:themeFill="background1"/>
          </w:tcPr>
          <w:p w14:paraId="4A10120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Functional Requirement</w:t>
            </w:r>
          </w:p>
        </w:tc>
      </w:tr>
      <w:tr w:rsidR="005B1A0B" w:rsidRPr="0074450A" w14:paraId="382C228D" w14:textId="77777777" w:rsidTr="004F5E12">
        <w:tc>
          <w:tcPr>
            <w:tcW w:w="6500" w:type="dxa"/>
            <w:shd w:val="clear" w:color="auto" w:fill="FFFFFF" w:themeFill="background1"/>
          </w:tcPr>
          <w:p w14:paraId="0CF311B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TC01: Student Login</w:t>
            </w:r>
          </w:p>
        </w:tc>
        <w:tc>
          <w:tcPr>
            <w:tcW w:w="2600" w:type="dxa"/>
            <w:shd w:val="clear" w:color="auto" w:fill="FFFFFF" w:themeFill="background1"/>
          </w:tcPr>
          <w:p w14:paraId="63FB3BA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FR01</w:t>
            </w:r>
          </w:p>
        </w:tc>
      </w:tr>
      <w:tr w:rsidR="005B1A0B" w:rsidRPr="0074450A" w14:paraId="72725F7A" w14:textId="77777777" w:rsidTr="004F5E12">
        <w:tc>
          <w:tcPr>
            <w:tcW w:w="6500" w:type="dxa"/>
            <w:shd w:val="clear" w:color="auto" w:fill="FFFFFF" w:themeFill="background1"/>
          </w:tcPr>
          <w:p w14:paraId="10364D7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TC02: Teacher Login and Role Access</w:t>
            </w:r>
          </w:p>
        </w:tc>
        <w:tc>
          <w:tcPr>
            <w:tcW w:w="2600" w:type="dxa"/>
            <w:shd w:val="clear" w:color="auto" w:fill="FFFFFF" w:themeFill="background1"/>
          </w:tcPr>
          <w:p w14:paraId="0E47C58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FR01</w:t>
            </w:r>
          </w:p>
        </w:tc>
      </w:tr>
      <w:tr w:rsidR="005B1A0B" w:rsidRPr="0074450A" w14:paraId="16AAEF24" w14:textId="77777777" w:rsidTr="004F5E12">
        <w:tc>
          <w:tcPr>
            <w:tcW w:w="6500" w:type="dxa"/>
            <w:shd w:val="clear" w:color="auto" w:fill="FFFFFF" w:themeFill="background1"/>
          </w:tcPr>
          <w:p w14:paraId="28C5C06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TC03: Invalid Authentication</w:t>
            </w:r>
          </w:p>
        </w:tc>
        <w:tc>
          <w:tcPr>
            <w:tcW w:w="2600" w:type="dxa"/>
            <w:shd w:val="clear" w:color="auto" w:fill="FFFFFF" w:themeFill="background1"/>
          </w:tcPr>
          <w:p w14:paraId="4574389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FR01</w:t>
            </w:r>
          </w:p>
        </w:tc>
      </w:tr>
      <w:tr w:rsidR="005B1A0B" w:rsidRPr="0074450A" w14:paraId="6485F146" w14:textId="77777777" w:rsidTr="004F5E12">
        <w:tc>
          <w:tcPr>
            <w:tcW w:w="6500" w:type="dxa"/>
            <w:shd w:val="clear" w:color="auto" w:fill="FFFFFF" w:themeFill="background1"/>
          </w:tcPr>
          <w:p w14:paraId="36A4F11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TC04: Create and Save Use Case Diagram</w:t>
            </w:r>
          </w:p>
        </w:tc>
        <w:tc>
          <w:tcPr>
            <w:tcW w:w="2600" w:type="dxa"/>
            <w:shd w:val="clear" w:color="auto" w:fill="FFFFFF" w:themeFill="background1"/>
          </w:tcPr>
          <w:p w14:paraId="70C22EA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FR05</w:t>
            </w:r>
          </w:p>
        </w:tc>
      </w:tr>
      <w:tr w:rsidR="005B1A0B" w:rsidRPr="0074450A" w14:paraId="15601070" w14:textId="77777777" w:rsidTr="004F5E12">
        <w:tc>
          <w:tcPr>
            <w:tcW w:w="6500" w:type="dxa"/>
            <w:shd w:val="clear" w:color="auto" w:fill="FFFFFF" w:themeFill="background1"/>
          </w:tcPr>
          <w:p w14:paraId="0185F47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TC05: Create and Save Use Case Description</w:t>
            </w:r>
          </w:p>
        </w:tc>
        <w:tc>
          <w:tcPr>
            <w:tcW w:w="2600" w:type="dxa"/>
            <w:shd w:val="clear" w:color="auto" w:fill="FFFFFF" w:themeFill="background1"/>
          </w:tcPr>
          <w:p w14:paraId="0AFFE0C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FR05</w:t>
            </w:r>
          </w:p>
        </w:tc>
      </w:tr>
      <w:tr w:rsidR="005B1A0B" w:rsidRPr="0074450A" w14:paraId="7B59E6E3" w14:textId="77777777" w:rsidTr="004F5E12">
        <w:tc>
          <w:tcPr>
            <w:tcW w:w="6500" w:type="dxa"/>
            <w:shd w:val="clear" w:color="auto" w:fill="FFFFFF" w:themeFill="background1"/>
          </w:tcPr>
          <w:p w14:paraId="2163504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TC06: Create and Save SSD</w:t>
            </w:r>
          </w:p>
        </w:tc>
        <w:tc>
          <w:tcPr>
            <w:tcW w:w="2600" w:type="dxa"/>
            <w:shd w:val="clear" w:color="auto" w:fill="FFFFFF" w:themeFill="background1"/>
          </w:tcPr>
          <w:p w14:paraId="7A0A61E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FR05</w:t>
            </w:r>
          </w:p>
        </w:tc>
      </w:tr>
      <w:tr w:rsidR="005B1A0B" w:rsidRPr="0074450A" w14:paraId="41AFA31B" w14:textId="77777777" w:rsidTr="004F5E12">
        <w:tc>
          <w:tcPr>
            <w:tcW w:w="6500" w:type="dxa"/>
            <w:shd w:val="clear" w:color="auto" w:fill="FFFFFF" w:themeFill="background1"/>
          </w:tcPr>
          <w:p w14:paraId="42FB9B8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TC07: Create and Save Class Diagram</w:t>
            </w:r>
          </w:p>
        </w:tc>
        <w:tc>
          <w:tcPr>
            <w:tcW w:w="2600" w:type="dxa"/>
            <w:shd w:val="clear" w:color="auto" w:fill="FFFFFF" w:themeFill="background1"/>
          </w:tcPr>
          <w:p w14:paraId="4989AC9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FR05</w:t>
            </w:r>
          </w:p>
        </w:tc>
      </w:tr>
      <w:tr w:rsidR="005B1A0B" w:rsidRPr="0074450A" w14:paraId="20F5FFA5" w14:textId="77777777" w:rsidTr="004F5E12">
        <w:tc>
          <w:tcPr>
            <w:tcW w:w="6500" w:type="dxa"/>
            <w:shd w:val="clear" w:color="auto" w:fill="FFFFFF" w:themeFill="background1"/>
          </w:tcPr>
          <w:p w14:paraId="0A1112C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TC08: Create and Save Sequence Diagram</w:t>
            </w:r>
          </w:p>
        </w:tc>
        <w:tc>
          <w:tcPr>
            <w:tcW w:w="2600" w:type="dxa"/>
            <w:shd w:val="clear" w:color="auto" w:fill="FFFFFF" w:themeFill="background1"/>
          </w:tcPr>
          <w:p w14:paraId="4C096F0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FR05</w:t>
            </w:r>
          </w:p>
        </w:tc>
      </w:tr>
      <w:tr w:rsidR="005B1A0B" w:rsidRPr="0074450A" w14:paraId="0A56E30A" w14:textId="77777777" w:rsidTr="004F5E12">
        <w:tc>
          <w:tcPr>
            <w:tcW w:w="6500" w:type="dxa"/>
            <w:shd w:val="clear" w:color="auto" w:fill="FFFFFF" w:themeFill="background1"/>
          </w:tcPr>
          <w:p w14:paraId="185D201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TC09: Semantic Consistency Matching</w:t>
            </w:r>
          </w:p>
        </w:tc>
        <w:tc>
          <w:tcPr>
            <w:tcW w:w="2600" w:type="dxa"/>
            <w:shd w:val="clear" w:color="auto" w:fill="FFFFFF" w:themeFill="background1"/>
          </w:tcPr>
          <w:p w14:paraId="47A46F8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FR09</w:t>
            </w:r>
          </w:p>
        </w:tc>
      </w:tr>
      <w:tr w:rsidR="005B1A0B" w:rsidRPr="0074450A" w14:paraId="32C95B83" w14:textId="77777777" w:rsidTr="004F5E12">
        <w:tc>
          <w:tcPr>
            <w:tcW w:w="6500" w:type="dxa"/>
            <w:shd w:val="clear" w:color="auto" w:fill="FFFFFF" w:themeFill="background1"/>
          </w:tcPr>
          <w:p w14:paraId="4250A01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TC10: Use Case Diagram Checking</w:t>
            </w:r>
          </w:p>
        </w:tc>
        <w:tc>
          <w:tcPr>
            <w:tcW w:w="2600" w:type="dxa"/>
            <w:shd w:val="clear" w:color="auto" w:fill="FFFFFF" w:themeFill="background1"/>
          </w:tcPr>
          <w:p w14:paraId="2A19972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FR10</w:t>
            </w:r>
          </w:p>
        </w:tc>
      </w:tr>
      <w:tr w:rsidR="005B1A0B" w:rsidRPr="0074450A" w14:paraId="5476FB8A" w14:textId="77777777" w:rsidTr="004F5E12">
        <w:tc>
          <w:tcPr>
            <w:tcW w:w="6500" w:type="dxa"/>
            <w:shd w:val="clear" w:color="auto" w:fill="FFFFFF" w:themeFill="background1"/>
          </w:tcPr>
          <w:p w14:paraId="71C872F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TC11: Use Case Description Checking</w:t>
            </w:r>
          </w:p>
        </w:tc>
        <w:tc>
          <w:tcPr>
            <w:tcW w:w="2600" w:type="dxa"/>
            <w:shd w:val="clear" w:color="auto" w:fill="FFFFFF" w:themeFill="background1"/>
          </w:tcPr>
          <w:p w14:paraId="31EFB81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FR10</w:t>
            </w:r>
          </w:p>
        </w:tc>
      </w:tr>
      <w:tr w:rsidR="005B1A0B" w:rsidRPr="0074450A" w14:paraId="7CB56766" w14:textId="77777777" w:rsidTr="004F5E12">
        <w:tc>
          <w:tcPr>
            <w:tcW w:w="6500" w:type="dxa"/>
            <w:shd w:val="clear" w:color="auto" w:fill="FFFFFF" w:themeFill="background1"/>
          </w:tcPr>
          <w:p w14:paraId="739CB02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TC12: SSD Checking</w:t>
            </w:r>
          </w:p>
        </w:tc>
        <w:tc>
          <w:tcPr>
            <w:tcW w:w="2600" w:type="dxa"/>
            <w:shd w:val="clear" w:color="auto" w:fill="FFFFFF" w:themeFill="background1"/>
          </w:tcPr>
          <w:p w14:paraId="5D1EABE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FR10</w:t>
            </w:r>
          </w:p>
        </w:tc>
      </w:tr>
      <w:tr w:rsidR="005B1A0B" w:rsidRPr="0074450A" w14:paraId="59067CFB" w14:textId="77777777" w:rsidTr="004F5E12">
        <w:tc>
          <w:tcPr>
            <w:tcW w:w="6500" w:type="dxa"/>
            <w:shd w:val="clear" w:color="auto" w:fill="FFFFFF" w:themeFill="background1"/>
          </w:tcPr>
          <w:p w14:paraId="564CB3E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TC13: Class Diagram Checking</w:t>
            </w:r>
          </w:p>
        </w:tc>
        <w:tc>
          <w:tcPr>
            <w:tcW w:w="2600" w:type="dxa"/>
            <w:shd w:val="clear" w:color="auto" w:fill="FFFFFF" w:themeFill="background1"/>
          </w:tcPr>
          <w:p w14:paraId="579DBA7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FR10</w:t>
            </w:r>
          </w:p>
        </w:tc>
      </w:tr>
      <w:tr w:rsidR="005B1A0B" w:rsidRPr="0074450A" w14:paraId="00DDAE51" w14:textId="77777777" w:rsidTr="004F5E12">
        <w:tc>
          <w:tcPr>
            <w:tcW w:w="6500" w:type="dxa"/>
            <w:shd w:val="clear" w:color="auto" w:fill="FFFFFF" w:themeFill="background1"/>
          </w:tcPr>
          <w:p w14:paraId="68F593A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TC14: Sequence Diagram Checking</w:t>
            </w:r>
          </w:p>
        </w:tc>
        <w:tc>
          <w:tcPr>
            <w:tcW w:w="2600" w:type="dxa"/>
            <w:shd w:val="clear" w:color="auto" w:fill="FFFFFF" w:themeFill="background1"/>
          </w:tcPr>
          <w:p w14:paraId="302E722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FR10</w:t>
            </w:r>
          </w:p>
        </w:tc>
      </w:tr>
      <w:tr w:rsidR="005B1A0B" w:rsidRPr="0074450A" w14:paraId="31A0BA41" w14:textId="77777777" w:rsidTr="004F5E12">
        <w:tc>
          <w:tcPr>
            <w:tcW w:w="6500" w:type="dxa"/>
            <w:shd w:val="clear" w:color="auto" w:fill="FFFFFF" w:themeFill="background1"/>
          </w:tcPr>
          <w:p w14:paraId="537507B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TC15: Cross-Diagram Consistency Checking</w:t>
            </w:r>
          </w:p>
        </w:tc>
        <w:tc>
          <w:tcPr>
            <w:tcW w:w="2600" w:type="dxa"/>
            <w:shd w:val="clear" w:color="auto" w:fill="FFFFFF" w:themeFill="background1"/>
          </w:tcPr>
          <w:p w14:paraId="4BB6748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FR11</w:t>
            </w:r>
          </w:p>
        </w:tc>
      </w:tr>
      <w:tr w:rsidR="005B1A0B" w:rsidRPr="0074450A" w14:paraId="77407169" w14:textId="77777777" w:rsidTr="004F5E12">
        <w:tc>
          <w:tcPr>
            <w:tcW w:w="6500" w:type="dxa"/>
            <w:shd w:val="clear" w:color="auto" w:fill="FFFFFF" w:themeFill="background1"/>
          </w:tcPr>
          <w:p w14:paraId="7E16225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lastRenderedPageBreak/>
              <w:t>TC16: Checking Rule Dependency Handling</w:t>
            </w:r>
          </w:p>
        </w:tc>
        <w:tc>
          <w:tcPr>
            <w:tcW w:w="2600" w:type="dxa"/>
            <w:shd w:val="clear" w:color="auto" w:fill="FFFFFF" w:themeFill="background1"/>
          </w:tcPr>
          <w:p w14:paraId="3230051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FR10</w:t>
            </w:r>
          </w:p>
        </w:tc>
      </w:tr>
      <w:tr w:rsidR="005B1A0B" w:rsidRPr="0074450A" w14:paraId="2488C14E" w14:textId="77777777" w:rsidTr="004F5E12">
        <w:tc>
          <w:tcPr>
            <w:tcW w:w="6500" w:type="dxa"/>
            <w:shd w:val="clear" w:color="auto" w:fill="FFFFFF" w:themeFill="background1"/>
          </w:tcPr>
          <w:p w14:paraId="7E4BC77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TC17: Tutorial Validation</w:t>
            </w:r>
          </w:p>
        </w:tc>
        <w:tc>
          <w:tcPr>
            <w:tcW w:w="2600" w:type="dxa"/>
            <w:shd w:val="clear" w:color="auto" w:fill="FFFFFF" w:themeFill="background1"/>
          </w:tcPr>
          <w:p w14:paraId="3C30506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FR07</w:t>
            </w:r>
          </w:p>
        </w:tc>
      </w:tr>
      <w:tr w:rsidR="005B1A0B" w:rsidRPr="0074450A" w14:paraId="63722EAD" w14:textId="77777777" w:rsidTr="004F5E12">
        <w:tc>
          <w:tcPr>
            <w:tcW w:w="6500" w:type="dxa"/>
            <w:shd w:val="clear" w:color="auto" w:fill="FFFFFF" w:themeFill="background1"/>
          </w:tcPr>
          <w:p w14:paraId="2D6C90E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TC18: Assignment Submission</w:t>
            </w:r>
          </w:p>
        </w:tc>
        <w:tc>
          <w:tcPr>
            <w:tcW w:w="2600" w:type="dxa"/>
            <w:shd w:val="clear" w:color="auto" w:fill="FFFFFF" w:themeFill="background1"/>
          </w:tcPr>
          <w:p w14:paraId="3900816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FR08</w:t>
            </w:r>
          </w:p>
        </w:tc>
      </w:tr>
      <w:tr w:rsidR="005B1A0B" w:rsidRPr="0074450A" w14:paraId="44AA2674" w14:textId="77777777" w:rsidTr="004F5E12">
        <w:tc>
          <w:tcPr>
            <w:tcW w:w="6500" w:type="dxa"/>
            <w:shd w:val="clear" w:color="auto" w:fill="FFFFFF" w:themeFill="background1"/>
          </w:tcPr>
          <w:p w14:paraId="2E759B4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TC19: Teacher Review and Evaluation</w:t>
            </w:r>
          </w:p>
        </w:tc>
        <w:tc>
          <w:tcPr>
            <w:tcW w:w="2600" w:type="dxa"/>
            <w:shd w:val="clear" w:color="auto" w:fill="FFFFFF" w:themeFill="background1"/>
          </w:tcPr>
          <w:p w14:paraId="70D208D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FR12 / FR13</w:t>
            </w:r>
          </w:p>
        </w:tc>
      </w:tr>
      <w:tr w:rsidR="005B1A0B" w:rsidRPr="0074450A" w14:paraId="6892AFA9" w14:textId="77777777" w:rsidTr="004F5E12">
        <w:tc>
          <w:tcPr>
            <w:tcW w:w="6500" w:type="dxa"/>
            <w:shd w:val="clear" w:color="auto" w:fill="FFFFFF" w:themeFill="background1"/>
          </w:tcPr>
          <w:p w14:paraId="4E91FDD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TC20: Notification</w:t>
            </w:r>
          </w:p>
        </w:tc>
        <w:tc>
          <w:tcPr>
            <w:tcW w:w="2600" w:type="dxa"/>
            <w:shd w:val="clear" w:color="auto" w:fill="FFFFFF" w:themeFill="background1"/>
          </w:tcPr>
          <w:p w14:paraId="51C408C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FR13</w:t>
            </w:r>
          </w:p>
        </w:tc>
      </w:tr>
      <w:tr w:rsidR="005B1A0B" w:rsidRPr="0074450A" w14:paraId="0CC72F89" w14:textId="77777777" w:rsidTr="004F5E12">
        <w:tc>
          <w:tcPr>
            <w:tcW w:w="6500" w:type="dxa"/>
            <w:shd w:val="clear" w:color="auto" w:fill="FFFFFF" w:themeFill="background1"/>
          </w:tcPr>
          <w:p w14:paraId="5E69C4A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TC21: Unauthorized API Access</w:t>
            </w:r>
          </w:p>
        </w:tc>
        <w:tc>
          <w:tcPr>
            <w:tcW w:w="2600" w:type="dxa"/>
            <w:shd w:val="clear" w:color="auto" w:fill="FFFFFF" w:themeFill="background1"/>
          </w:tcPr>
          <w:p w14:paraId="1AAA27D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FR01</w:t>
            </w:r>
          </w:p>
        </w:tc>
      </w:tr>
      <w:tr w:rsidR="005B1A0B" w:rsidRPr="0074450A" w14:paraId="02C86809" w14:textId="77777777" w:rsidTr="004F5E12">
        <w:tc>
          <w:tcPr>
            <w:tcW w:w="6500" w:type="dxa"/>
            <w:shd w:val="clear" w:color="auto" w:fill="FFFFFF" w:themeFill="background1"/>
          </w:tcPr>
          <w:p w14:paraId="507758B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TC22: Database Save and Retrieval</w:t>
            </w:r>
          </w:p>
        </w:tc>
        <w:tc>
          <w:tcPr>
            <w:tcW w:w="2600" w:type="dxa"/>
            <w:shd w:val="clear" w:color="auto" w:fill="FFFFFF" w:themeFill="background1"/>
          </w:tcPr>
          <w:p w14:paraId="0D94067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FR05</w:t>
            </w:r>
          </w:p>
        </w:tc>
      </w:tr>
      <w:tr w:rsidR="005B1A0B" w:rsidRPr="0074450A" w14:paraId="3F04573C" w14:textId="77777777" w:rsidTr="004F5E12">
        <w:tc>
          <w:tcPr>
            <w:tcW w:w="6500" w:type="dxa"/>
            <w:shd w:val="clear" w:color="auto" w:fill="FFFFFF" w:themeFill="background1"/>
          </w:tcPr>
          <w:p w14:paraId="5D4BD73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TC23: Report Generation</w:t>
            </w:r>
          </w:p>
        </w:tc>
        <w:tc>
          <w:tcPr>
            <w:tcW w:w="2600" w:type="dxa"/>
            <w:shd w:val="clear" w:color="auto" w:fill="FFFFFF" w:themeFill="background1"/>
          </w:tcPr>
          <w:p w14:paraId="418C50C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FR14</w:t>
            </w:r>
          </w:p>
        </w:tc>
      </w:tr>
    </w:tbl>
    <w:p w14:paraId="6B7FC74A" w14:textId="77777777" w:rsidR="005B1A0B" w:rsidRPr="0074450A" w:rsidRDefault="005B1A0B" w:rsidP="005B1A0B">
      <w:pPr>
        <w:jc w:val="both"/>
        <w:rPr>
          <w:rFonts w:ascii="Times New Roman" w:hAnsi="Times New Roman" w:cs="Times New Roman"/>
        </w:rPr>
      </w:pPr>
    </w:p>
    <w:p w14:paraId="200D5905" w14:textId="77777777" w:rsidR="005B1A0B" w:rsidRPr="0074450A" w:rsidRDefault="005B1A0B" w:rsidP="005B1A0B">
      <w:pPr>
        <w:pStyle w:val="Heading1"/>
        <w:jc w:val="both"/>
        <w:rPr>
          <w:rFonts w:ascii="Times New Roman" w:hAnsi="Times New Roman" w:cs="Times New Roman"/>
        </w:rPr>
      </w:pPr>
      <w:bookmarkStart w:id="286" w:name="_Toc238279771"/>
      <w:bookmarkStart w:id="287" w:name="_Toc238561821"/>
      <w:r w:rsidRPr="0074450A">
        <w:rPr>
          <w:rFonts w:ascii="Times New Roman" w:hAnsi="Times New Roman" w:cs="Times New Roman"/>
        </w:rPr>
        <w:t>5.8 Representative Test Cases</w:t>
      </w:r>
      <w:bookmarkEnd w:id="286"/>
      <w:bookmarkEnd w:id="287"/>
    </w:p>
    <w:p w14:paraId="3B1CE777" w14:textId="77777777" w:rsidR="005B1A0B" w:rsidRPr="0074450A" w:rsidRDefault="005B1A0B" w:rsidP="005B1A0B">
      <w:pPr>
        <w:pStyle w:val="Heading3"/>
        <w:jc w:val="both"/>
        <w:rPr>
          <w:rFonts w:ascii="Times New Roman" w:hAnsi="Times New Roman" w:cs="Times New Roman"/>
        </w:rPr>
      </w:pPr>
      <w:bookmarkStart w:id="288" w:name="_Toc238279772"/>
      <w:bookmarkStart w:id="289" w:name="_Toc238561822"/>
      <w:r w:rsidRPr="0074450A">
        <w:rPr>
          <w:rFonts w:ascii="Times New Roman" w:hAnsi="Times New Roman" w:cs="Times New Roman"/>
        </w:rPr>
        <w:t>TC01: Student Login</w:t>
      </w:r>
      <w:bookmarkEnd w:id="288"/>
      <w:bookmarkEnd w:id="28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2200"/>
        <w:gridCol w:w="7150"/>
      </w:tblGrid>
      <w:tr w:rsidR="005B1A0B" w:rsidRPr="0074450A" w14:paraId="700B116A" w14:textId="77777777" w:rsidTr="004F5E12">
        <w:tc>
          <w:tcPr>
            <w:tcW w:w="2200" w:type="dxa"/>
            <w:shd w:val="clear" w:color="auto" w:fill="FFFFFF" w:themeFill="background1"/>
          </w:tcPr>
          <w:p w14:paraId="5EE8811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shd w:val="clear" w:color="auto" w:fill="FFFFFF" w:themeFill="background1"/>
          </w:tcPr>
          <w:p w14:paraId="18AE414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student can log in using valid credentials and access the student dashboard.</w:t>
            </w:r>
          </w:p>
        </w:tc>
      </w:tr>
      <w:tr w:rsidR="005B1A0B" w:rsidRPr="0074450A" w14:paraId="2911A7C5" w14:textId="77777777" w:rsidTr="004F5E12">
        <w:tc>
          <w:tcPr>
            <w:tcW w:w="2200" w:type="dxa"/>
            <w:shd w:val="clear" w:color="auto" w:fill="FFFFFF" w:themeFill="background1"/>
          </w:tcPr>
          <w:p w14:paraId="73A7FA6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shd w:val="clear" w:color="auto" w:fill="FFFFFF" w:themeFill="background1"/>
          </w:tcPr>
          <w:p w14:paraId="0E3F2F9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valid student account exists; The login page is available; The backend and authentication service are running.</w:t>
            </w:r>
          </w:p>
        </w:tc>
      </w:tr>
      <w:tr w:rsidR="005B1A0B" w:rsidRPr="0074450A" w14:paraId="77AB16A3" w14:textId="77777777" w:rsidTr="004F5E12">
        <w:tc>
          <w:tcPr>
            <w:tcW w:w="2200" w:type="dxa"/>
            <w:shd w:val="clear" w:color="auto" w:fill="FFFFFF" w:themeFill="background1"/>
          </w:tcPr>
          <w:p w14:paraId="255E0A5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shd w:val="clear" w:color="auto" w:fill="FFFFFF" w:themeFill="background1"/>
          </w:tcPr>
          <w:p w14:paraId="23BF299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Valid student authentication credentials.</w:t>
            </w:r>
          </w:p>
        </w:tc>
      </w:tr>
      <w:tr w:rsidR="005B1A0B" w:rsidRPr="0074450A" w14:paraId="72602D1B" w14:textId="77777777" w:rsidTr="004F5E12">
        <w:tc>
          <w:tcPr>
            <w:tcW w:w="2200" w:type="dxa"/>
            <w:shd w:val="clear" w:color="auto" w:fill="FFFFFF" w:themeFill="background1"/>
          </w:tcPr>
          <w:p w14:paraId="79905F6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shd w:val="clear" w:color="auto" w:fill="FFFFFF" w:themeFill="background1"/>
          </w:tcPr>
          <w:p w14:paraId="32A9CE5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1. Open the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login page.</w:t>
            </w:r>
          </w:p>
          <w:p w14:paraId="375C945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2. Enter valid student credentials and click login.</w:t>
            </w:r>
          </w:p>
          <w:p w14:paraId="75B3160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3. Observe the page after authentication.</w:t>
            </w:r>
          </w:p>
        </w:tc>
      </w:tr>
      <w:tr w:rsidR="005B1A0B" w:rsidRPr="0074450A" w14:paraId="04673B63" w14:textId="77777777" w:rsidTr="004F5E12">
        <w:tc>
          <w:tcPr>
            <w:tcW w:w="2200" w:type="dxa"/>
            <w:shd w:val="clear" w:color="auto" w:fill="FFFFFF" w:themeFill="background1"/>
          </w:tcPr>
          <w:p w14:paraId="6EAF51A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shd w:val="clear" w:color="auto" w:fill="FFFFFF" w:themeFill="background1"/>
          </w:tcPr>
          <w:p w14:paraId="56DD573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user is authenticated, redirected to the student dashboard, and student-only functions are available.</w:t>
            </w:r>
          </w:p>
        </w:tc>
      </w:tr>
      <w:tr w:rsidR="005B1A0B" w:rsidRPr="0074450A" w14:paraId="21D2667F" w14:textId="77777777" w:rsidTr="004F5E12">
        <w:tc>
          <w:tcPr>
            <w:tcW w:w="2200" w:type="dxa"/>
            <w:shd w:val="clear" w:color="auto" w:fill="FFFFFF" w:themeFill="background1"/>
          </w:tcPr>
          <w:p w14:paraId="075E021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shd w:val="clear" w:color="auto" w:fill="FFFFFF" w:themeFill="background1"/>
          </w:tcPr>
          <w:p w14:paraId="3C83A80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Pass: student reaches the correct dashboard. Fail: authentication fails with valid credentials, or the user reaches the wrong area.</w:t>
            </w:r>
          </w:p>
        </w:tc>
      </w:tr>
    </w:tbl>
    <w:p w14:paraId="1FB2C7F7" w14:textId="77777777" w:rsidR="005B1A0B" w:rsidRDefault="005B1A0B" w:rsidP="005B1A0B">
      <w:pPr>
        <w:jc w:val="both"/>
        <w:rPr>
          <w:rFonts w:ascii="Times New Roman" w:hAnsi="Times New Roman" w:cs="Times New Roman"/>
        </w:rPr>
      </w:pPr>
    </w:p>
    <w:p w14:paraId="05608176" w14:textId="77777777" w:rsidR="00802532" w:rsidRDefault="00802532" w:rsidP="005B1A0B">
      <w:pPr>
        <w:jc w:val="both"/>
        <w:rPr>
          <w:rFonts w:ascii="Times New Roman" w:hAnsi="Times New Roman" w:cs="Times New Roman"/>
        </w:rPr>
      </w:pPr>
    </w:p>
    <w:p w14:paraId="308C2F4E" w14:textId="77777777" w:rsidR="00802532" w:rsidRPr="0074450A" w:rsidRDefault="00802532" w:rsidP="005B1A0B">
      <w:pPr>
        <w:jc w:val="both"/>
        <w:rPr>
          <w:rFonts w:ascii="Times New Roman" w:hAnsi="Times New Roman" w:cs="Times New Roman"/>
        </w:rPr>
      </w:pPr>
    </w:p>
    <w:p w14:paraId="5F47E4B2" w14:textId="77777777" w:rsidR="00802532" w:rsidRPr="0074450A" w:rsidRDefault="00802532" w:rsidP="00802532">
      <w:pPr>
        <w:pStyle w:val="Heading3"/>
        <w:jc w:val="both"/>
        <w:rPr>
          <w:rFonts w:ascii="Times New Roman" w:hAnsi="Times New Roman" w:cs="Times New Roman"/>
        </w:rPr>
      </w:pPr>
      <w:bookmarkStart w:id="290" w:name="_Toc238279777"/>
      <w:bookmarkStart w:id="291" w:name="_Toc238561823"/>
      <w:bookmarkStart w:id="292" w:name="_Toc238279773"/>
      <w:r w:rsidRPr="0074450A">
        <w:rPr>
          <w:rFonts w:ascii="Times New Roman" w:hAnsi="Times New Roman" w:cs="Times New Roman"/>
        </w:rPr>
        <w:lastRenderedPageBreak/>
        <w:t>TC02: Teacher Login and Role Access</w:t>
      </w:r>
      <w:bookmarkEnd w:id="290"/>
      <w:bookmarkEnd w:id="29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802532" w:rsidRPr="0074450A" w14:paraId="05C8FF79" w14:textId="77777777" w:rsidTr="004F5E12">
        <w:tc>
          <w:tcPr>
            <w:tcW w:w="2200" w:type="dxa"/>
          </w:tcPr>
          <w:p w14:paraId="641D75B3"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59394997"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Verify that a teacher can log in and access teacher functions.</w:t>
            </w:r>
          </w:p>
        </w:tc>
      </w:tr>
      <w:tr w:rsidR="00802532" w:rsidRPr="0074450A" w14:paraId="08AE5979" w14:textId="77777777" w:rsidTr="004F5E12">
        <w:tc>
          <w:tcPr>
            <w:tcW w:w="2200" w:type="dxa"/>
          </w:tcPr>
          <w:p w14:paraId="0AFD81BA"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3A667BF6"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 valid teacher account exists.</w:t>
            </w:r>
          </w:p>
        </w:tc>
      </w:tr>
      <w:tr w:rsidR="00802532" w:rsidRPr="0074450A" w14:paraId="4A70602A" w14:textId="77777777" w:rsidTr="004F5E12">
        <w:tc>
          <w:tcPr>
            <w:tcW w:w="2200" w:type="dxa"/>
          </w:tcPr>
          <w:p w14:paraId="23AB26EA"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78009C1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Valid teacher credentials.</w:t>
            </w:r>
          </w:p>
        </w:tc>
      </w:tr>
      <w:tr w:rsidR="00802532" w:rsidRPr="0074450A" w14:paraId="5CF3D8DD" w14:textId="77777777" w:rsidTr="004F5E12">
        <w:tc>
          <w:tcPr>
            <w:tcW w:w="2200" w:type="dxa"/>
          </w:tcPr>
          <w:p w14:paraId="54260E63"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5302D1B7"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1. Open the login page and enter teacher credentials.</w:t>
            </w:r>
          </w:p>
          <w:p w14:paraId="2E344CF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2. Log in and open the </w:t>
            </w:r>
            <w:proofErr w:type="gramStart"/>
            <w:r w:rsidRPr="0074450A">
              <w:rPr>
                <w:rFonts w:ascii="Times New Roman" w:hAnsi="Times New Roman" w:cs="Times New Roman"/>
              </w:rPr>
              <w:t>teacher</w:t>
            </w:r>
            <w:proofErr w:type="gramEnd"/>
            <w:r w:rsidRPr="0074450A">
              <w:rPr>
                <w:rFonts w:ascii="Times New Roman" w:hAnsi="Times New Roman" w:cs="Times New Roman"/>
              </w:rPr>
              <w:t xml:space="preserve"> dashboard.</w:t>
            </w:r>
          </w:p>
          <w:p w14:paraId="2778B63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3. Try to </w:t>
            </w:r>
            <w:proofErr w:type="gramStart"/>
            <w:r w:rsidRPr="0074450A">
              <w:rPr>
                <w:rFonts w:ascii="Times New Roman" w:hAnsi="Times New Roman" w:cs="Times New Roman"/>
              </w:rPr>
              <w:t>access</w:t>
            </w:r>
            <w:proofErr w:type="gramEnd"/>
            <w:r w:rsidRPr="0074450A">
              <w:rPr>
                <w:rFonts w:ascii="Times New Roman" w:hAnsi="Times New Roman" w:cs="Times New Roman"/>
              </w:rPr>
              <w:t xml:space="preserve"> teacher management functions.</w:t>
            </w:r>
          </w:p>
        </w:tc>
      </w:tr>
      <w:tr w:rsidR="00802532" w:rsidRPr="0074450A" w14:paraId="65B911EB" w14:textId="77777777" w:rsidTr="004F5E12">
        <w:tc>
          <w:tcPr>
            <w:tcW w:w="2200" w:type="dxa"/>
          </w:tcPr>
          <w:p w14:paraId="11D3718D"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77B7EAD6"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The teacher is authenticated and can access teacher functions.</w:t>
            </w:r>
          </w:p>
        </w:tc>
      </w:tr>
      <w:tr w:rsidR="00802532" w:rsidRPr="0074450A" w14:paraId="59C939DA" w14:textId="77777777" w:rsidTr="004F5E12">
        <w:tc>
          <w:tcPr>
            <w:tcW w:w="2200" w:type="dxa"/>
          </w:tcPr>
          <w:p w14:paraId="07F16015"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51FFB4D5"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Pass: teacher dashboard and authorized functions are available. </w:t>
            </w:r>
            <w:proofErr w:type="gramStart"/>
            <w:r w:rsidRPr="0074450A">
              <w:rPr>
                <w:rFonts w:ascii="Times New Roman" w:hAnsi="Times New Roman" w:cs="Times New Roman"/>
              </w:rPr>
              <w:t>Fail</w:t>
            </w:r>
            <w:proofErr w:type="gramEnd"/>
            <w:r w:rsidRPr="0074450A">
              <w:rPr>
                <w:rFonts w:ascii="Times New Roman" w:hAnsi="Times New Roman" w:cs="Times New Roman"/>
              </w:rPr>
              <w:t xml:space="preserve">: </w:t>
            </w:r>
            <w:proofErr w:type="gramStart"/>
            <w:r w:rsidRPr="0074450A">
              <w:rPr>
                <w:rFonts w:ascii="Times New Roman" w:hAnsi="Times New Roman" w:cs="Times New Roman"/>
              </w:rPr>
              <w:t>teacher</w:t>
            </w:r>
            <w:proofErr w:type="gramEnd"/>
            <w:r w:rsidRPr="0074450A">
              <w:rPr>
                <w:rFonts w:ascii="Times New Roman" w:hAnsi="Times New Roman" w:cs="Times New Roman"/>
              </w:rPr>
              <w:t xml:space="preserve"> is treated as a student, or unauthorized access is allowed.</w:t>
            </w:r>
          </w:p>
        </w:tc>
      </w:tr>
    </w:tbl>
    <w:p w14:paraId="17BD3E4F" w14:textId="77777777" w:rsidR="00802532" w:rsidRPr="0074450A" w:rsidRDefault="00802532" w:rsidP="00802532">
      <w:pPr>
        <w:jc w:val="both"/>
        <w:rPr>
          <w:rFonts w:ascii="Times New Roman" w:hAnsi="Times New Roman" w:cs="Times New Roman"/>
        </w:rPr>
      </w:pPr>
    </w:p>
    <w:p w14:paraId="520C1592" w14:textId="77777777" w:rsidR="00802532" w:rsidRPr="0074450A" w:rsidRDefault="00802532" w:rsidP="00802532">
      <w:pPr>
        <w:pStyle w:val="Heading3"/>
        <w:jc w:val="both"/>
        <w:rPr>
          <w:rFonts w:ascii="Times New Roman" w:hAnsi="Times New Roman" w:cs="Times New Roman"/>
        </w:rPr>
      </w:pPr>
      <w:bookmarkStart w:id="293" w:name="_Toc238279778"/>
      <w:bookmarkStart w:id="294" w:name="_Toc238561824"/>
      <w:r w:rsidRPr="0074450A">
        <w:rPr>
          <w:rFonts w:ascii="Times New Roman" w:hAnsi="Times New Roman" w:cs="Times New Roman"/>
        </w:rPr>
        <w:t>TC03: Invalid Authentication</w:t>
      </w:r>
      <w:bookmarkEnd w:id="293"/>
      <w:bookmarkEnd w:id="29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802532" w:rsidRPr="0074450A" w14:paraId="3B9A4314" w14:textId="77777777" w:rsidTr="004F5E12">
        <w:tc>
          <w:tcPr>
            <w:tcW w:w="2200" w:type="dxa"/>
          </w:tcPr>
          <w:p w14:paraId="34A456B6"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1F9F4156"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Verify that invalid credentials are rejected.</w:t>
            </w:r>
          </w:p>
        </w:tc>
      </w:tr>
      <w:tr w:rsidR="00802532" w:rsidRPr="0074450A" w14:paraId="5D5C37C2" w14:textId="77777777" w:rsidTr="004F5E12">
        <w:tc>
          <w:tcPr>
            <w:tcW w:w="2200" w:type="dxa"/>
          </w:tcPr>
          <w:p w14:paraId="280C3101"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76C0CBED"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The login page is available.</w:t>
            </w:r>
          </w:p>
        </w:tc>
      </w:tr>
      <w:tr w:rsidR="00802532" w:rsidRPr="0074450A" w14:paraId="4463DEC5" w14:textId="77777777" w:rsidTr="004F5E12">
        <w:tc>
          <w:tcPr>
            <w:tcW w:w="2200" w:type="dxa"/>
          </w:tcPr>
          <w:p w14:paraId="35D406A3"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220F6A0B"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Invalid username or authentication information.</w:t>
            </w:r>
          </w:p>
        </w:tc>
      </w:tr>
      <w:tr w:rsidR="00802532" w:rsidRPr="0074450A" w14:paraId="4A6D2FB8" w14:textId="77777777" w:rsidTr="004F5E12">
        <w:tc>
          <w:tcPr>
            <w:tcW w:w="2200" w:type="dxa"/>
          </w:tcPr>
          <w:p w14:paraId="4665FCF0"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51A56711"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1. Open the login page.</w:t>
            </w:r>
          </w:p>
          <w:p w14:paraId="516FD5E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2. Enter invalid credentials and click login.</w:t>
            </w:r>
          </w:p>
        </w:tc>
      </w:tr>
      <w:tr w:rsidR="00802532" w:rsidRPr="0074450A" w14:paraId="4B0D3DF3" w14:textId="77777777" w:rsidTr="004F5E12">
        <w:tc>
          <w:tcPr>
            <w:tcW w:w="2200" w:type="dxa"/>
          </w:tcPr>
          <w:p w14:paraId="59CC7FE8"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1553CDD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The system rejects the authentication request and displays an appropriate error.</w:t>
            </w:r>
          </w:p>
        </w:tc>
      </w:tr>
      <w:tr w:rsidR="00802532" w:rsidRPr="0074450A" w14:paraId="3E9776BC" w14:textId="77777777" w:rsidTr="004F5E12">
        <w:tc>
          <w:tcPr>
            <w:tcW w:w="2200" w:type="dxa"/>
          </w:tcPr>
          <w:p w14:paraId="560E62A0"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00EA7BAE"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Pass: user cannot access protected pages. </w:t>
            </w:r>
            <w:proofErr w:type="gramStart"/>
            <w:r w:rsidRPr="0074450A">
              <w:rPr>
                <w:rFonts w:ascii="Times New Roman" w:hAnsi="Times New Roman" w:cs="Times New Roman"/>
              </w:rPr>
              <w:t>Fail</w:t>
            </w:r>
            <w:proofErr w:type="gramEnd"/>
            <w:r w:rsidRPr="0074450A">
              <w:rPr>
                <w:rFonts w:ascii="Times New Roman" w:hAnsi="Times New Roman" w:cs="Times New Roman"/>
              </w:rPr>
              <w:t>: invalid credentials provide access.</w:t>
            </w:r>
          </w:p>
        </w:tc>
      </w:tr>
    </w:tbl>
    <w:p w14:paraId="53A2C3E6" w14:textId="77777777" w:rsidR="00802532" w:rsidRDefault="00802532" w:rsidP="00802532"/>
    <w:p w14:paraId="12CCB9FF" w14:textId="77777777" w:rsidR="00802532" w:rsidRDefault="00802532" w:rsidP="00802532"/>
    <w:p w14:paraId="7D3643D2" w14:textId="77777777" w:rsidR="00802532" w:rsidRDefault="00802532" w:rsidP="00802532"/>
    <w:p w14:paraId="6DEFC020" w14:textId="77777777" w:rsidR="00802532" w:rsidRDefault="00802532" w:rsidP="00802532"/>
    <w:p w14:paraId="238A1ACE" w14:textId="77777777" w:rsidR="00802532" w:rsidRDefault="00802532" w:rsidP="00802532"/>
    <w:p w14:paraId="28AE208E" w14:textId="27FA97EA" w:rsidR="005B1A0B" w:rsidRPr="0074450A" w:rsidRDefault="005B1A0B" w:rsidP="005B1A0B">
      <w:pPr>
        <w:pStyle w:val="Heading3"/>
        <w:jc w:val="both"/>
        <w:rPr>
          <w:rFonts w:ascii="Times New Roman" w:hAnsi="Times New Roman" w:cs="Times New Roman"/>
        </w:rPr>
      </w:pPr>
      <w:bookmarkStart w:id="295" w:name="_Toc238561825"/>
      <w:r w:rsidRPr="0074450A">
        <w:rPr>
          <w:rFonts w:ascii="Times New Roman" w:hAnsi="Times New Roman" w:cs="Times New Roman"/>
        </w:rPr>
        <w:lastRenderedPageBreak/>
        <w:t>TC04: Create and Save Use Case Diagram</w:t>
      </w:r>
      <w:bookmarkEnd w:id="292"/>
      <w:bookmarkEnd w:id="29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2200"/>
        <w:gridCol w:w="7150"/>
      </w:tblGrid>
      <w:tr w:rsidR="005B1A0B" w:rsidRPr="0074450A" w14:paraId="18B690C2" w14:textId="77777777" w:rsidTr="004F5E12">
        <w:tc>
          <w:tcPr>
            <w:tcW w:w="2200" w:type="dxa"/>
            <w:shd w:val="clear" w:color="auto" w:fill="FFFFFF" w:themeFill="background1"/>
          </w:tcPr>
          <w:p w14:paraId="3B23A88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shd w:val="clear" w:color="auto" w:fill="FFFFFF" w:themeFill="background1"/>
          </w:tcPr>
          <w:p w14:paraId="6205EF3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student can create and save a Use Case Diagram.</w:t>
            </w:r>
          </w:p>
        </w:tc>
      </w:tr>
      <w:tr w:rsidR="005B1A0B" w:rsidRPr="0074450A" w14:paraId="1FF94DFB" w14:textId="77777777" w:rsidTr="004F5E12">
        <w:tc>
          <w:tcPr>
            <w:tcW w:w="2200" w:type="dxa"/>
            <w:shd w:val="clear" w:color="auto" w:fill="FFFFFF" w:themeFill="background1"/>
          </w:tcPr>
          <w:p w14:paraId="2EDC276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shd w:val="clear" w:color="auto" w:fill="FFFFFF" w:themeFill="background1"/>
          </w:tcPr>
          <w:p w14:paraId="4EE0C52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Student is logged in; Student has access to a modeling workspace.</w:t>
            </w:r>
          </w:p>
        </w:tc>
      </w:tr>
      <w:tr w:rsidR="005B1A0B" w:rsidRPr="0074450A" w14:paraId="24265D19" w14:textId="77777777" w:rsidTr="004F5E12">
        <w:tc>
          <w:tcPr>
            <w:tcW w:w="2200" w:type="dxa"/>
            <w:shd w:val="clear" w:color="auto" w:fill="FFFFFF" w:themeFill="background1"/>
          </w:tcPr>
          <w:p w14:paraId="3A31489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shd w:val="clear" w:color="auto" w:fill="FFFFFF" w:themeFill="background1"/>
          </w:tcPr>
          <w:p w14:paraId="0FBB6BE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A diagram containing an actor, a use case, an association, and a system boundary </w:t>
            </w:r>
            <w:proofErr w:type="gramStart"/>
            <w:r w:rsidRPr="0074450A">
              <w:rPr>
                <w:rFonts w:ascii="Times New Roman" w:hAnsi="Times New Roman" w:cs="Times New Roman"/>
              </w:rPr>
              <w:t>where</w:t>
            </w:r>
            <w:proofErr w:type="gramEnd"/>
            <w:r w:rsidRPr="0074450A">
              <w:rPr>
                <w:rFonts w:ascii="Times New Roman" w:hAnsi="Times New Roman" w:cs="Times New Roman"/>
              </w:rPr>
              <w:t xml:space="preserve"> required.</w:t>
            </w:r>
          </w:p>
        </w:tc>
      </w:tr>
      <w:tr w:rsidR="005B1A0B" w:rsidRPr="0074450A" w14:paraId="0EA4342F" w14:textId="77777777" w:rsidTr="004F5E12">
        <w:tc>
          <w:tcPr>
            <w:tcW w:w="2200" w:type="dxa"/>
            <w:shd w:val="clear" w:color="auto" w:fill="FFFFFF" w:themeFill="background1"/>
          </w:tcPr>
          <w:p w14:paraId="6ECE510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shd w:val="clear" w:color="auto" w:fill="FFFFFF" w:themeFill="background1"/>
          </w:tcPr>
          <w:p w14:paraId="7C08A98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Open the Use Case Diagram editor.</w:t>
            </w:r>
          </w:p>
          <w:p w14:paraId="735B99D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2. Add an actor and a use case, then add the required relationship.</w:t>
            </w:r>
          </w:p>
          <w:p w14:paraId="1C29E78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3. Save the diagram, then reload the assignment/workspace.</w:t>
            </w:r>
          </w:p>
        </w:tc>
      </w:tr>
      <w:tr w:rsidR="005B1A0B" w:rsidRPr="0074450A" w14:paraId="3CA2788C" w14:textId="77777777" w:rsidTr="004F5E12">
        <w:tc>
          <w:tcPr>
            <w:tcW w:w="2200" w:type="dxa"/>
            <w:shd w:val="clear" w:color="auto" w:fill="FFFFFF" w:themeFill="background1"/>
          </w:tcPr>
          <w:p w14:paraId="4C72B88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shd w:val="clear" w:color="auto" w:fill="FFFFFF" w:themeFill="background1"/>
          </w:tcPr>
          <w:p w14:paraId="681D070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diagram is saved and can be loaded again with the same elements.</w:t>
            </w:r>
          </w:p>
        </w:tc>
      </w:tr>
      <w:tr w:rsidR="005B1A0B" w:rsidRPr="0074450A" w14:paraId="78BC9120" w14:textId="77777777" w:rsidTr="004F5E12">
        <w:tc>
          <w:tcPr>
            <w:tcW w:w="2200" w:type="dxa"/>
            <w:shd w:val="clear" w:color="auto" w:fill="FFFFFF" w:themeFill="background1"/>
          </w:tcPr>
          <w:p w14:paraId="3FF75BC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shd w:val="clear" w:color="auto" w:fill="FFFFFF" w:themeFill="background1"/>
          </w:tcPr>
          <w:p w14:paraId="0F883DE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Pass: diagram data is stored and restored correctly. Fail: diagram is lost, partially saved, or cannot be loaded.</w:t>
            </w:r>
          </w:p>
        </w:tc>
      </w:tr>
    </w:tbl>
    <w:p w14:paraId="75186545" w14:textId="77777777" w:rsidR="005B1A0B" w:rsidRDefault="005B1A0B" w:rsidP="005B1A0B">
      <w:pPr>
        <w:jc w:val="both"/>
        <w:rPr>
          <w:rFonts w:ascii="Times New Roman" w:hAnsi="Times New Roman" w:cs="Times New Roman"/>
        </w:rPr>
      </w:pPr>
    </w:p>
    <w:p w14:paraId="00F20667" w14:textId="77777777" w:rsidR="00802532" w:rsidRPr="0074450A" w:rsidRDefault="00802532" w:rsidP="00802532">
      <w:pPr>
        <w:pStyle w:val="Heading3"/>
        <w:jc w:val="both"/>
        <w:rPr>
          <w:rFonts w:ascii="Times New Roman" w:hAnsi="Times New Roman" w:cs="Times New Roman"/>
        </w:rPr>
      </w:pPr>
      <w:bookmarkStart w:id="296" w:name="_Toc238279779"/>
      <w:bookmarkStart w:id="297" w:name="_Toc238561826"/>
      <w:r w:rsidRPr="0074450A">
        <w:rPr>
          <w:rFonts w:ascii="Times New Roman" w:hAnsi="Times New Roman" w:cs="Times New Roman"/>
        </w:rPr>
        <w:t>TC05: Create and Save Use Case Description</w:t>
      </w:r>
      <w:bookmarkEnd w:id="296"/>
      <w:bookmarkEnd w:id="29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802532" w:rsidRPr="0074450A" w14:paraId="2EBC7FB9" w14:textId="77777777" w:rsidTr="004F5E12">
        <w:tc>
          <w:tcPr>
            <w:tcW w:w="2200" w:type="dxa"/>
          </w:tcPr>
          <w:p w14:paraId="5FEC5B75"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097D80A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Verify that a Use Case Description can be created and linked to the relevant use case.</w:t>
            </w:r>
          </w:p>
        </w:tc>
      </w:tr>
      <w:tr w:rsidR="00802532" w:rsidRPr="0074450A" w14:paraId="301FCDD7" w14:textId="77777777" w:rsidTr="004F5E12">
        <w:tc>
          <w:tcPr>
            <w:tcW w:w="2200" w:type="dxa"/>
          </w:tcPr>
          <w:p w14:paraId="107CB0E1"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1A9A64F5"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A Use Case Diagram exists; At least </w:t>
            </w:r>
            <w:proofErr w:type="gramStart"/>
            <w:r w:rsidRPr="0074450A">
              <w:rPr>
                <w:rFonts w:ascii="Times New Roman" w:hAnsi="Times New Roman" w:cs="Times New Roman"/>
              </w:rPr>
              <w:t>one use</w:t>
            </w:r>
            <w:proofErr w:type="gramEnd"/>
            <w:r w:rsidRPr="0074450A">
              <w:rPr>
                <w:rFonts w:ascii="Times New Roman" w:hAnsi="Times New Roman" w:cs="Times New Roman"/>
              </w:rPr>
              <w:t xml:space="preserve"> case is available.</w:t>
            </w:r>
          </w:p>
        </w:tc>
      </w:tr>
      <w:tr w:rsidR="00802532" w:rsidRPr="0074450A" w14:paraId="7B194591" w14:textId="77777777" w:rsidTr="004F5E12">
        <w:tc>
          <w:tcPr>
            <w:tcW w:w="2200" w:type="dxa"/>
          </w:tcPr>
          <w:p w14:paraId="4F288BD8"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6189B608"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Primary </w:t>
            </w:r>
            <w:proofErr w:type="gramStart"/>
            <w:r w:rsidRPr="0074450A">
              <w:rPr>
                <w:rFonts w:ascii="Times New Roman" w:hAnsi="Times New Roman" w:cs="Times New Roman"/>
              </w:rPr>
              <w:t>actor</w:t>
            </w:r>
            <w:proofErr w:type="gramEnd"/>
            <w:r w:rsidRPr="0074450A">
              <w:rPr>
                <w:rFonts w:ascii="Times New Roman" w:hAnsi="Times New Roman" w:cs="Times New Roman"/>
              </w:rPr>
              <w:t xml:space="preserve">, preconditions, postconditions, main flow, and alternative flows </w:t>
            </w:r>
            <w:proofErr w:type="gramStart"/>
            <w:r w:rsidRPr="0074450A">
              <w:rPr>
                <w:rFonts w:ascii="Times New Roman" w:hAnsi="Times New Roman" w:cs="Times New Roman"/>
              </w:rPr>
              <w:t>where</w:t>
            </w:r>
            <w:proofErr w:type="gramEnd"/>
            <w:r w:rsidRPr="0074450A">
              <w:rPr>
                <w:rFonts w:ascii="Times New Roman" w:hAnsi="Times New Roman" w:cs="Times New Roman"/>
              </w:rPr>
              <w:t xml:space="preserve"> required.</w:t>
            </w:r>
          </w:p>
        </w:tc>
      </w:tr>
      <w:tr w:rsidR="00802532" w:rsidRPr="0074450A" w14:paraId="1AE05C56" w14:textId="77777777" w:rsidTr="004F5E12">
        <w:tc>
          <w:tcPr>
            <w:tcW w:w="2200" w:type="dxa"/>
          </w:tcPr>
          <w:p w14:paraId="138EC4C3"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671F34B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1. Select a use case and open the Use Case Description editor.</w:t>
            </w:r>
          </w:p>
          <w:p w14:paraId="333571E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2. Enter the required information and add main/alternative flow steps.</w:t>
            </w:r>
          </w:p>
          <w:p w14:paraId="24603BB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3. Save the description, then reload it.</w:t>
            </w:r>
          </w:p>
        </w:tc>
      </w:tr>
      <w:tr w:rsidR="00802532" w:rsidRPr="0074450A" w14:paraId="24402A2C" w14:textId="77777777" w:rsidTr="004F5E12">
        <w:tc>
          <w:tcPr>
            <w:tcW w:w="2200" w:type="dxa"/>
          </w:tcPr>
          <w:p w14:paraId="2C431C3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259D728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The description is stored and remains connected to the selected use case.</w:t>
            </w:r>
          </w:p>
        </w:tc>
      </w:tr>
      <w:tr w:rsidR="00802532" w:rsidRPr="0074450A" w14:paraId="4645758A" w14:textId="77777777" w:rsidTr="004F5E12">
        <w:tc>
          <w:tcPr>
            <w:tcW w:w="2200" w:type="dxa"/>
          </w:tcPr>
          <w:p w14:paraId="4C9E8E2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79BF985F"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Pass: saved description and its use-case relationship are restored correctly. Fail: description is not saved or is connected to the wrong use case.</w:t>
            </w:r>
          </w:p>
        </w:tc>
      </w:tr>
    </w:tbl>
    <w:p w14:paraId="71BB00E0" w14:textId="77777777" w:rsidR="00802532" w:rsidRPr="0074450A" w:rsidRDefault="00802532" w:rsidP="00802532">
      <w:pPr>
        <w:jc w:val="both"/>
        <w:rPr>
          <w:rFonts w:ascii="Times New Roman" w:hAnsi="Times New Roman" w:cs="Times New Roman"/>
        </w:rPr>
      </w:pPr>
    </w:p>
    <w:p w14:paraId="2E1D9819" w14:textId="77777777" w:rsidR="00802532" w:rsidRDefault="00802532" w:rsidP="00802532">
      <w:pPr>
        <w:jc w:val="both"/>
        <w:rPr>
          <w:rFonts w:ascii="Times New Roman" w:hAnsi="Times New Roman" w:cs="Times New Roman"/>
        </w:rPr>
      </w:pPr>
    </w:p>
    <w:p w14:paraId="35ED6FB1" w14:textId="77777777" w:rsidR="00802532" w:rsidRPr="0074450A" w:rsidRDefault="00802532" w:rsidP="00802532">
      <w:pPr>
        <w:jc w:val="both"/>
        <w:rPr>
          <w:rFonts w:ascii="Times New Roman" w:hAnsi="Times New Roman" w:cs="Times New Roman"/>
        </w:rPr>
      </w:pPr>
    </w:p>
    <w:p w14:paraId="4060C156" w14:textId="77777777" w:rsidR="00802532" w:rsidRPr="0074450A" w:rsidRDefault="00802532" w:rsidP="00802532">
      <w:pPr>
        <w:pStyle w:val="Heading3"/>
        <w:jc w:val="both"/>
        <w:rPr>
          <w:rFonts w:ascii="Times New Roman" w:hAnsi="Times New Roman" w:cs="Times New Roman"/>
        </w:rPr>
      </w:pPr>
      <w:bookmarkStart w:id="298" w:name="_Toc238279780"/>
      <w:bookmarkStart w:id="299" w:name="_Toc238561827"/>
      <w:r w:rsidRPr="0074450A">
        <w:rPr>
          <w:rFonts w:ascii="Times New Roman" w:hAnsi="Times New Roman" w:cs="Times New Roman"/>
        </w:rPr>
        <w:lastRenderedPageBreak/>
        <w:t>TC06: Create and Save SSD</w:t>
      </w:r>
      <w:bookmarkEnd w:id="298"/>
      <w:bookmarkEnd w:id="29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802532" w:rsidRPr="0074450A" w14:paraId="4FCC8609" w14:textId="77777777" w:rsidTr="004F5E12">
        <w:tc>
          <w:tcPr>
            <w:tcW w:w="2200" w:type="dxa"/>
          </w:tcPr>
          <w:p w14:paraId="5AE5DA4E"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3EF4C8EA"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Verify that a System Sequence Diagram can be created and linked to a use case.</w:t>
            </w:r>
          </w:p>
        </w:tc>
      </w:tr>
      <w:tr w:rsidR="00802532" w:rsidRPr="0074450A" w14:paraId="38C70F51" w14:textId="77777777" w:rsidTr="004F5E12">
        <w:tc>
          <w:tcPr>
            <w:tcW w:w="2200" w:type="dxa"/>
          </w:tcPr>
          <w:p w14:paraId="743ED69E"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29BC52F3"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 relevant use case exists; The student has access to the SSD editor.</w:t>
            </w:r>
          </w:p>
        </w:tc>
      </w:tr>
      <w:tr w:rsidR="00802532" w:rsidRPr="0074450A" w14:paraId="3496F56E" w14:textId="77777777" w:rsidTr="004F5E12">
        <w:tc>
          <w:tcPr>
            <w:tcW w:w="2200" w:type="dxa"/>
          </w:tcPr>
          <w:p w14:paraId="47A36480"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625366AD"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Actor, system, messages, and interaction flow.</w:t>
            </w:r>
          </w:p>
        </w:tc>
      </w:tr>
      <w:tr w:rsidR="00802532" w:rsidRPr="0074450A" w14:paraId="2760520F" w14:textId="77777777" w:rsidTr="004F5E12">
        <w:tc>
          <w:tcPr>
            <w:tcW w:w="2200" w:type="dxa"/>
          </w:tcPr>
          <w:p w14:paraId="1E525D19"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58CA3D48"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1. Select a use case and open the SSD editor.</w:t>
            </w:r>
          </w:p>
          <w:p w14:paraId="619DCBA5"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2. Add the required participants and messages.</w:t>
            </w:r>
          </w:p>
          <w:p w14:paraId="7D9A66A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3. Save the SSD, then reload it.</w:t>
            </w:r>
          </w:p>
        </w:tc>
      </w:tr>
      <w:tr w:rsidR="00802532" w:rsidRPr="0074450A" w14:paraId="0A65B6A8" w14:textId="77777777" w:rsidTr="004F5E12">
        <w:tc>
          <w:tcPr>
            <w:tcW w:w="2200" w:type="dxa"/>
          </w:tcPr>
          <w:p w14:paraId="3538D10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5FB6FF1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The SSD is saved and remains linked to the selected use case.</w:t>
            </w:r>
          </w:p>
        </w:tc>
      </w:tr>
      <w:tr w:rsidR="00802532" w:rsidRPr="0074450A" w14:paraId="2EC4F36B" w14:textId="77777777" w:rsidTr="004F5E12">
        <w:tc>
          <w:tcPr>
            <w:tcW w:w="2200" w:type="dxa"/>
          </w:tcPr>
          <w:p w14:paraId="7B1D0A91"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242B5E14"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Pass: SSD data and relationship are stored correctly. </w:t>
            </w:r>
            <w:proofErr w:type="gramStart"/>
            <w:r w:rsidRPr="0074450A">
              <w:rPr>
                <w:rFonts w:ascii="Times New Roman" w:hAnsi="Times New Roman" w:cs="Times New Roman"/>
              </w:rPr>
              <w:t>Fail</w:t>
            </w:r>
            <w:proofErr w:type="gramEnd"/>
            <w:r w:rsidRPr="0074450A">
              <w:rPr>
                <w:rFonts w:ascii="Times New Roman" w:hAnsi="Times New Roman" w:cs="Times New Roman"/>
              </w:rPr>
              <w:t>: SSD is lost or the relationship is incorrect.</w:t>
            </w:r>
          </w:p>
        </w:tc>
      </w:tr>
    </w:tbl>
    <w:p w14:paraId="54BB14A8" w14:textId="77777777" w:rsidR="00802532" w:rsidRPr="0074450A" w:rsidRDefault="00802532" w:rsidP="00802532">
      <w:pPr>
        <w:jc w:val="both"/>
        <w:rPr>
          <w:rFonts w:ascii="Times New Roman" w:hAnsi="Times New Roman" w:cs="Times New Roman"/>
        </w:rPr>
      </w:pPr>
    </w:p>
    <w:p w14:paraId="28144122" w14:textId="77777777" w:rsidR="00802532" w:rsidRPr="0074450A" w:rsidRDefault="00802532" w:rsidP="00802532">
      <w:pPr>
        <w:pStyle w:val="Heading3"/>
        <w:jc w:val="both"/>
        <w:rPr>
          <w:rFonts w:ascii="Times New Roman" w:hAnsi="Times New Roman" w:cs="Times New Roman"/>
        </w:rPr>
      </w:pPr>
      <w:bookmarkStart w:id="300" w:name="_Toc238279781"/>
      <w:bookmarkStart w:id="301" w:name="_Toc238561828"/>
      <w:r w:rsidRPr="0074450A">
        <w:rPr>
          <w:rFonts w:ascii="Times New Roman" w:hAnsi="Times New Roman" w:cs="Times New Roman"/>
        </w:rPr>
        <w:t>TC07: Create and Save Class Diagram</w:t>
      </w:r>
      <w:bookmarkEnd w:id="300"/>
      <w:bookmarkEnd w:id="30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802532" w:rsidRPr="0074450A" w14:paraId="761D2F98" w14:textId="77777777" w:rsidTr="004F5E12">
        <w:tc>
          <w:tcPr>
            <w:tcW w:w="2200" w:type="dxa"/>
          </w:tcPr>
          <w:p w14:paraId="2C136F7F"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00A9332F"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Verify that a Class Diagram can be created and stored.</w:t>
            </w:r>
          </w:p>
        </w:tc>
      </w:tr>
      <w:tr w:rsidR="00802532" w:rsidRPr="0074450A" w14:paraId="2DB27FE6" w14:textId="77777777" w:rsidTr="004F5E12">
        <w:tc>
          <w:tcPr>
            <w:tcW w:w="2200" w:type="dxa"/>
          </w:tcPr>
          <w:p w14:paraId="58B7C9C9"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1DC51B3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Student is logged in; Class Diagram editor is available.</w:t>
            </w:r>
          </w:p>
        </w:tc>
      </w:tr>
      <w:tr w:rsidR="00802532" w:rsidRPr="0074450A" w14:paraId="2014DBF5" w14:textId="77777777" w:rsidTr="004F5E12">
        <w:tc>
          <w:tcPr>
            <w:tcW w:w="2200" w:type="dxa"/>
          </w:tcPr>
          <w:p w14:paraId="33E16FC0"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6A88E061"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Classes, attributes, methods, and relationships.</w:t>
            </w:r>
          </w:p>
        </w:tc>
      </w:tr>
      <w:tr w:rsidR="00802532" w:rsidRPr="0074450A" w14:paraId="600E0375" w14:textId="77777777" w:rsidTr="004F5E12">
        <w:tc>
          <w:tcPr>
            <w:tcW w:w="2200" w:type="dxa"/>
          </w:tcPr>
          <w:p w14:paraId="5B46FD00"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4D64CF47"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1. Open the Class Diagram editor and add classes with attributes and methods.</w:t>
            </w:r>
          </w:p>
          <w:p w14:paraId="2F70AE50"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2. Add supported relationships and save the diagram.</w:t>
            </w:r>
          </w:p>
          <w:p w14:paraId="10DBEC89"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3. Reload the diagram.</w:t>
            </w:r>
          </w:p>
        </w:tc>
      </w:tr>
      <w:tr w:rsidR="00802532" w:rsidRPr="0074450A" w14:paraId="762058E1" w14:textId="77777777" w:rsidTr="004F5E12">
        <w:tc>
          <w:tcPr>
            <w:tcW w:w="2200" w:type="dxa"/>
          </w:tcPr>
          <w:p w14:paraId="14A7887B"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7A2B9C83"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The Class Diagram is saved and restored correctly.</w:t>
            </w:r>
          </w:p>
        </w:tc>
      </w:tr>
      <w:tr w:rsidR="00802532" w:rsidRPr="0074450A" w14:paraId="5A4E0056" w14:textId="77777777" w:rsidTr="004F5E12">
        <w:tc>
          <w:tcPr>
            <w:tcW w:w="2200" w:type="dxa"/>
          </w:tcPr>
          <w:p w14:paraId="51FEA35A"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30CD9807"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Pass: all saved elements and relationships are restored. Fail: elements are missing or the diagram cannot be loaded.</w:t>
            </w:r>
          </w:p>
        </w:tc>
      </w:tr>
    </w:tbl>
    <w:p w14:paraId="7D6FBB21" w14:textId="77777777" w:rsidR="00802532" w:rsidRPr="0074450A" w:rsidRDefault="00802532" w:rsidP="00802532">
      <w:pPr>
        <w:jc w:val="both"/>
        <w:rPr>
          <w:rFonts w:ascii="Times New Roman" w:hAnsi="Times New Roman" w:cs="Times New Roman"/>
        </w:rPr>
      </w:pPr>
    </w:p>
    <w:p w14:paraId="426AE3AA" w14:textId="138B31BA" w:rsidR="00802532" w:rsidRDefault="00802532" w:rsidP="00802532">
      <w:pPr>
        <w:jc w:val="both"/>
        <w:rPr>
          <w:rFonts w:ascii="Times New Roman" w:hAnsi="Times New Roman" w:cs="Times New Roman"/>
        </w:rPr>
      </w:pPr>
    </w:p>
    <w:p w14:paraId="2A481032" w14:textId="77777777" w:rsidR="00802532" w:rsidRDefault="00802532" w:rsidP="00802532">
      <w:pPr>
        <w:jc w:val="both"/>
        <w:rPr>
          <w:rFonts w:ascii="Times New Roman" w:hAnsi="Times New Roman" w:cs="Times New Roman"/>
        </w:rPr>
      </w:pPr>
    </w:p>
    <w:p w14:paraId="06DF2E46" w14:textId="77777777" w:rsidR="00802532" w:rsidRDefault="00802532" w:rsidP="00802532">
      <w:pPr>
        <w:jc w:val="both"/>
        <w:rPr>
          <w:rFonts w:ascii="Times New Roman" w:hAnsi="Times New Roman" w:cs="Times New Roman"/>
        </w:rPr>
      </w:pPr>
    </w:p>
    <w:p w14:paraId="067A694F" w14:textId="77777777" w:rsidR="00802532" w:rsidRPr="0074450A" w:rsidRDefault="00802532" w:rsidP="00802532">
      <w:pPr>
        <w:jc w:val="both"/>
        <w:rPr>
          <w:rFonts w:ascii="Times New Roman" w:hAnsi="Times New Roman" w:cs="Times New Roman"/>
        </w:rPr>
      </w:pPr>
    </w:p>
    <w:p w14:paraId="19ACC235" w14:textId="77777777" w:rsidR="00802532" w:rsidRPr="0074450A" w:rsidRDefault="00802532" w:rsidP="00802532">
      <w:pPr>
        <w:pStyle w:val="Heading3"/>
        <w:jc w:val="both"/>
        <w:rPr>
          <w:rFonts w:ascii="Times New Roman" w:hAnsi="Times New Roman" w:cs="Times New Roman"/>
        </w:rPr>
      </w:pPr>
      <w:bookmarkStart w:id="302" w:name="_Toc238279782"/>
      <w:bookmarkStart w:id="303" w:name="_Toc238561829"/>
      <w:r w:rsidRPr="0074450A">
        <w:rPr>
          <w:rFonts w:ascii="Times New Roman" w:hAnsi="Times New Roman" w:cs="Times New Roman"/>
        </w:rPr>
        <w:lastRenderedPageBreak/>
        <w:t>TC08: Create and Save Sequence Diagram</w:t>
      </w:r>
      <w:bookmarkEnd w:id="302"/>
      <w:bookmarkEnd w:id="30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802532" w:rsidRPr="0074450A" w14:paraId="0B8CA1E2" w14:textId="77777777" w:rsidTr="004F5E12">
        <w:tc>
          <w:tcPr>
            <w:tcW w:w="2200" w:type="dxa"/>
          </w:tcPr>
          <w:p w14:paraId="13A32FBE"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766B403F"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Verify that a Sequence Diagram can be created and stored.</w:t>
            </w:r>
          </w:p>
        </w:tc>
      </w:tr>
      <w:tr w:rsidR="00802532" w:rsidRPr="0074450A" w14:paraId="66B80FE3" w14:textId="77777777" w:rsidTr="004F5E12">
        <w:tc>
          <w:tcPr>
            <w:tcW w:w="2200" w:type="dxa"/>
          </w:tcPr>
          <w:p w14:paraId="2D2B0B48"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675C9B20"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 relevant use case is available; Sequence Diagram editor is available.</w:t>
            </w:r>
          </w:p>
        </w:tc>
      </w:tr>
      <w:tr w:rsidR="00802532" w:rsidRPr="0074450A" w14:paraId="57F1A423" w14:textId="77777777" w:rsidTr="004F5E12">
        <w:tc>
          <w:tcPr>
            <w:tcW w:w="2200" w:type="dxa"/>
          </w:tcPr>
          <w:p w14:paraId="3E465B9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2C33BD4B"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Lifelines, messages, activations, and supported interaction elements.</w:t>
            </w:r>
          </w:p>
        </w:tc>
      </w:tr>
      <w:tr w:rsidR="00802532" w:rsidRPr="0074450A" w14:paraId="79325536" w14:textId="77777777" w:rsidTr="004F5E12">
        <w:tc>
          <w:tcPr>
            <w:tcW w:w="2200" w:type="dxa"/>
          </w:tcPr>
          <w:p w14:paraId="6C32ADE6"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6F4652ED"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1. Select a use case and open the Sequence Diagram editor.</w:t>
            </w:r>
          </w:p>
          <w:p w14:paraId="77E85065"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2. Add participants, messages, and supported interaction elements.</w:t>
            </w:r>
          </w:p>
          <w:p w14:paraId="26612E1A"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3. Save and reload the diagram.</w:t>
            </w:r>
          </w:p>
        </w:tc>
      </w:tr>
      <w:tr w:rsidR="00802532" w:rsidRPr="0074450A" w14:paraId="336536FC" w14:textId="77777777" w:rsidTr="004F5E12">
        <w:tc>
          <w:tcPr>
            <w:tcW w:w="2200" w:type="dxa"/>
          </w:tcPr>
          <w:p w14:paraId="1AFBFA8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4FC77F23"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The Sequence Diagram is saved and restored correctly.</w:t>
            </w:r>
          </w:p>
        </w:tc>
      </w:tr>
      <w:tr w:rsidR="00802532" w:rsidRPr="0074450A" w14:paraId="62893901" w14:textId="77777777" w:rsidTr="004F5E12">
        <w:tc>
          <w:tcPr>
            <w:tcW w:w="2200" w:type="dxa"/>
          </w:tcPr>
          <w:p w14:paraId="4CFB3025"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5B72EA09"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Pass: diagram structure and relationships are preserved. </w:t>
            </w:r>
            <w:proofErr w:type="gramStart"/>
            <w:r w:rsidRPr="0074450A">
              <w:rPr>
                <w:rFonts w:ascii="Times New Roman" w:hAnsi="Times New Roman" w:cs="Times New Roman"/>
              </w:rPr>
              <w:t>Fail</w:t>
            </w:r>
            <w:proofErr w:type="gramEnd"/>
            <w:r w:rsidRPr="0074450A">
              <w:rPr>
                <w:rFonts w:ascii="Times New Roman" w:hAnsi="Times New Roman" w:cs="Times New Roman"/>
              </w:rPr>
              <w:t>: diagram data is lost or incorrectly restored.</w:t>
            </w:r>
          </w:p>
        </w:tc>
      </w:tr>
    </w:tbl>
    <w:p w14:paraId="455CBE1E" w14:textId="77777777" w:rsidR="00802532" w:rsidRPr="0074450A" w:rsidRDefault="00802532" w:rsidP="00802532">
      <w:pPr>
        <w:jc w:val="both"/>
        <w:rPr>
          <w:rFonts w:ascii="Times New Roman" w:hAnsi="Times New Roman" w:cs="Times New Roman"/>
        </w:rPr>
      </w:pPr>
    </w:p>
    <w:p w14:paraId="3CCEB696" w14:textId="77777777" w:rsidR="00802532" w:rsidRPr="0074450A" w:rsidRDefault="00802532" w:rsidP="005B1A0B">
      <w:pPr>
        <w:jc w:val="both"/>
        <w:rPr>
          <w:rFonts w:ascii="Times New Roman" w:hAnsi="Times New Roman" w:cs="Times New Roman"/>
        </w:rPr>
      </w:pPr>
    </w:p>
    <w:p w14:paraId="43F1F097" w14:textId="77777777" w:rsidR="005B1A0B" w:rsidRPr="0074450A" w:rsidRDefault="005B1A0B" w:rsidP="005B1A0B">
      <w:pPr>
        <w:pStyle w:val="Heading3"/>
        <w:jc w:val="both"/>
        <w:rPr>
          <w:rFonts w:ascii="Times New Roman" w:hAnsi="Times New Roman" w:cs="Times New Roman"/>
        </w:rPr>
      </w:pPr>
      <w:bookmarkStart w:id="304" w:name="_Toc238279774"/>
      <w:bookmarkStart w:id="305" w:name="_Toc238561830"/>
      <w:r w:rsidRPr="0074450A">
        <w:rPr>
          <w:rFonts w:ascii="Times New Roman" w:hAnsi="Times New Roman" w:cs="Times New Roman"/>
        </w:rPr>
        <w:t>TC09: Semantic Consistency Matching</w:t>
      </w:r>
      <w:bookmarkEnd w:id="304"/>
      <w:bookmarkEnd w:id="305"/>
    </w:p>
    <w:tbl>
      <w:tblPr>
        <w:tblW w:w="1021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2403"/>
        <w:gridCol w:w="7809"/>
      </w:tblGrid>
      <w:tr w:rsidR="005B1A0B" w:rsidRPr="0074450A" w14:paraId="294FB6C4" w14:textId="77777777" w:rsidTr="004F5E12">
        <w:trPr>
          <w:trHeight w:val="809"/>
        </w:trPr>
        <w:tc>
          <w:tcPr>
            <w:tcW w:w="2403" w:type="dxa"/>
            <w:shd w:val="clear" w:color="auto" w:fill="FFFFFF" w:themeFill="background1"/>
          </w:tcPr>
          <w:p w14:paraId="33A7B9A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809" w:type="dxa"/>
            <w:shd w:val="clear" w:color="auto" w:fill="FFFFFF" w:themeFill="background1"/>
          </w:tcPr>
          <w:p w14:paraId="448B267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the checking engine semantically matches a Use Case Description step to its corresponding SSD message.</w:t>
            </w:r>
          </w:p>
        </w:tc>
      </w:tr>
      <w:tr w:rsidR="005B1A0B" w:rsidRPr="0074450A" w14:paraId="17CFF929" w14:textId="77777777" w:rsidTr="004F5E12">
        <w:trPr>
          <w:trHeight w:val="809"/>
        </w:trPr>
        <w:tc>
          <w:tcPr>
            <w:tcW w:w="2403" w:type="dxa"/>
            <w:shd w:val="clear" w:color="auto" w:fill="FFFFFF" w:themeFill="background1"/>
          </w:tcPr>
          <w:p w14:paraId="722349A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809" w:type="dxa"/>
            <w:shd w:val="clear" w:color="auto" w:fill="FFFFFF" w:themeFill="background1"/>
          </w:tcPr>
          <w:p w14:paraId="4ECC89D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submission has a Use Case Description and an SSD linked to the same use case.</w:t>
            </w:r>
          </w:p>
        </w:tc>
      </w:tr>
      <w:tr w:rsidR="005B1A0B" w:rsidRPr="0074450A" w14:paraId="54452623" w14:textId="77777777" w:rsidTr="004F5E12">
        <w:trPr>
          <w:trHeight w:val="809"/>
        </w:trPr>
        <w:tc>
          <w:tcPr>
            <w:tcW w:w="2403" w:type="dxa"/>
            <w:shd w:val="clear" w:color="auto" w:fill="FFFFFF" w:themeFill="background1"/>
          </w:tcPr>
          <w:p w14:paraId="2096526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809" w:type="dxa"/>
            <w:shd w:val="clear" w:color="auto" w:fill="FFFFFF" w:themeFill="background1"/>
          </w:tcPr>
          <w:p w14:paraId="41E39E8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Use Case Description step and a corresponding SSD message using different but semantically equivalent wording.</w:t>
            </w:r>
          </w:p>
        </w:tc>
      </w:tr>
      <w:tr w:rsidR="005B1A0B" w:rsidRPr="0074450A" w14:paraId="504BECD4" w14:textId="77777777" w:rsidTr="004F5E12">
        <w:trPr>
          <w:trHeight w:val="2036"/>
        </w:trPr>
        <w:tc>
          <w:tcPr>
            <w:tcW w:w="2403" w:type="dxa"/>
            <w:shd w:val="clear" w:color="auto" w:fill="FFFFFF" w:themeFill="background1"/>
          </w:tcPr>
          <w:p w14:paraId="7BD4F40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809" w:type="dxa"/>
            <w:shd w:val="clear" w:color="auto" w:fill="FFFFFF" w:themeFill="background1"/>
          </w:tcPr>
          <w:p w14:paraId="33A30FFB" w14:textId="77777777" w:rsidR="005B1A0B" w:rsidRPr="0074450A" w:rsidRDefault="005B1A0B" w:rsidP="004F5E12">
            <w:pPr>
              <w:pStyle w:val="ListParagraph"/>
              <w:numPr>
                <w:ilvl w:val="0"/>
                <w:numId w:val="24"/>
              </w:numPr>
              <w:jc w:val="both"/>
              <w:rPr>
                <w:rFonts w:ascii="Times New Roman" w:hAnsi="Times New Roman" w:cs="Times New Roman"/>
              </w:rPr>
            </w:pPr>
            <w:r w:rsidRPr="0074450A">
              <w:rPr>
                <w:rFonts w:ascii="Times New Roman" w:hAnsi="Times New Roman" w:cs="Times New Roman"/>
              </w:rPr>
              <w:t>Open a submission containing a Use Case Description and its SSD.</w:t>
            </w:r>
          </w:p>
          <w:p w14:paraId="11A8DCD7" w14:textId="77777777" w:rsidR="005B1A0B" w:rsidRPr="0074450A" w:rsidRDefault="005B1A0B" w:rsidP="004F5E12">
            <w:pPr>
              <w:pStyle w:val="ListParagraph"/>
              <w:numPr>
                <w:ilvl w:val="0"/>
                <w:numId w:val="24"/>
              </w:numPr>
              <w:jc w:val="both"/>
              <w:rPr>
                <w:rFonts w:ascii="Times New Roman" w:hAnsi="Times New Roman" w:cs="Times New Roman"/>
              </w:rPr>
            </w:pPr>
            <w:r w:rsidRPr="0074450A">
              <w:rPr>
                <w:rFonts w:ascii="Times New Roman" w:hAnsi="Times New Roman" w:cs="Times New Roman"/>
              </w:rPr>
              <w:t>Start the checking process.</w:t>
            </w:r>
          </w:p>
          <w:p w14:paraId="162CD09E" w14:textId="77777777" w:rsidR="005B1A0B" w:rsidRPr="0074450A" w:rsidRDefault="005B1A0B" w:rsidP="004F5E12">
            <w:pPr>
              <w:pStyle w:val="ListParagraph"/>
              <w:numPr>
                <w:ilvl w:val="0"/>
                <w:numId w:val="24"/>
              </w:numPr>
              <w:jc w:val="both"/>
              <w:rPr>
                <w:rFonts w:ascii="Times New Roman" w:hAnsi="Times New Roman" w:cs="Times New Roman"/>
              </w:rPr>
            </w:pPr>
            <w:r w:rsidRPr="0074450A">
              <w:rPr>
                <w:rFonts w:ascii="Times New Roman" w:hAnsi="Times New Roman" w:cs="Times New Roman"/>
              </w:rPr>
              <w:t xml:space="preserve"> Allow the checking engine to run </w:t>
            </w:r>
            <w:proofErr w:type="spellStart"/>
            <w:proofErr w:type="gramStart"/>
            <w:r w:rsidRPr="0074450A">
              <w:rPr>
                <w:rFonts w:ascii="Times New Roman" w:hAnsi="Times New Roman" w:cs="Times New Roman"/>
              </w:rPr>
              <w:t>validateDescriptionSSDSemantics</w:t>
            </w:r>
            <w:proofErr w:type="spellEnd"/>
            <w:r w:rsidRPr="0074450A">
              <w:rPr>
                <w:rFonts w:ascii="Times New Roman" w:hAnsi="Times New Roman" w:cs="Times New Roman"/>
              </w:rPr>
              <w:t>, and</w:t>
            </w:r>
            <w:proofErr w:type="gramEnd"/>
            <w:r w:rsidRPr="0074450A">
              <w:rPr>
                <w:rFonts w:ascii="Times New Roman" w:hAnsi="Times New Roman" w:cs="Times New Roman"/>
              </w:rPr>
              <w:t xml:space="preserve"> observe whether the matching step and message are </w:t>
            </w:r>
            <w:proofErr w:type="spellStart"/>
            <w:r w:rsidRPr="0074450A">
              <w:rPr>
                <w:rFonts w:ascii="Times New Roman" w:hAnsi="Times New Roman" w:cs="Times New Roman"/>
              </w:rPr>
              <w:t>recognised</w:t>
            </w:r>
            <w:proofErr w:type="spellEnd"/>
            <w:r w:rsidRPr="0074450A">
              <w:rPr>
                <w:rFonts w:ascii="Times New Roman" w:hAnsi="Times New Roman" w:cs="Times New Roman"/>
              </w:rPr>
              <w:t xml:space="preserve"> as consistent.</w:t>
            </w:r>
          </w:p>
        </w:tc>
      </w:tr>
      <w:tr w:rsidR="005B1A0B" w:rsidRPr="0074450A" w14:paraId="125F0507" w14:textId="77777777" w:rsidTr="004F5E12">
        <w:trPr>
          <w:trHeight w:val="809"/>
        </w:trPr>
        <w:tc>
          <w:tcPr>
            <w:tcW w:w="2403" w:type="dxa"/>
            <w:shd w:val="clear" w:color="auto" w:fill="FFFFFF" w:themeFill="background1"/>
          </w:tcPr>
          <w:p w14:paraId="0BC95A0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809" w:type="dxa"/>
            <w:shd w:val="clear" w:color="auto" w:fill="FFFFFF" w:themeFill="background1"/>
          </w:tcPr>
          <w:p w14:paraId="468FB6A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The system </w:t>
            </w:r>
            <w:proofErr w:type="spellStart"/>
            <w:r w:rsidRPr="0074450A">
              <w:rPr>
                <w:rFonts w:ascii="Times New Roman" w:hAnsi="Times New Roman" w:cs="Times New Roman"/>
              </w:rPr>
              <w:t>recognises</w:t>
            </w:r>
            <w:proofErr w:type="spellEnd"/>
            <w:r w:rsidRPr="0074450A">
              <w:rPr>
                <w:rFonts w:ascii="Times New Roman" w:hAnsi="Times New Roman" w:cs="Times New Roman"/>
              </w:rPr>
              <w:t xml:space="preserve"> the semantically equivalent step and message as consistent and does not raise a false consistency issue.</w:t>
            </w:r>
          </w:p>
        </w:tc>
      </w:tr>
      <w:tr w:rsidR="005B1A0B" w:rsidRPr="0074450A" w14:paraId="64F305C7" w14:textId="77777777" w:rsidTr="004F5E12">
        <w:trPr>
          <w:trHeight w:val="809"/>
        </w:trPr>
        <w:tc>
          <w:tcPr>
            <w:tcW w:w="2403" w:type="dxa"/>
            <w:shd w:val="clear" w:color="auto" w:fill="FFFFFF" w:themeFill="background1"/>
          </w:tcPr>
          <w:p w14:paraId="6250A7A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809" w:type="dxa"/>
            <w:shd w:val="clear" w:color="auto" w:fill="FFFFFF" w:themeFill="background1"/>
          </w:tcPr>
          <w:p w14:paraId="4B3C576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Pass: semantically equivalent step/message pairs are matched correctly. </w:t>
            </w:r>
            <w:proofErr w:type="gramStart"/>
            <w:r w:rsidRPr="0074450A">
              <w:rPr>
                <w:rFonts w:ascii="Times New Roman" w:hAnsi="Times New Roman" w:cs="Times New Roman"/>
              </w:rPr>
              <w:t>Fail</w:t>
            </w:r>
            <w:proofErr w:type="gramEnd"/>
            <w:r w:rsidRPr="0074450A">
              <w:rPr>
                <w:rFonts w:ascii="Times New Roman" w:hAnsi="Times New Roman" w:cs="Times New Roman"/>
              </w:rPr>
              <w:t xml:space="preserve">: a genuine match is missed or </w:t>
            </w:r>
            <w:proofErr w:type="gramStart"/>
            <w:r w:rsidRPr="0074450A">
              <w:rPr>
                <w:rFonts w:ascii="Times New Roman" w:hAnsi="Times New Roman" w:cs="Times New Roman"/>
              </w:rPr>
              <w:t>the check</w:t>
            </w:r>
            <w:proofErr w:type="gramEnd"/>
            <w:r w:rsidRPr="0074450A">
              <w:rPr>
                <w:rFonts w:ascii="Times New Roman" w:hAnsi="Times New Roman" w:cs="Times New Roman"/>
              </w:rPr>
              <w:t xml:space="preserve"> errors.</w:t>
            </w:r>
          </w:p>
        </w:tc>
      </w:tr>
    </w:tbl>
    <w:p w14:paraId="5A3195EF" w14:textId="77777777" w:rsidR="005B1A0B" w:rsidRPr="0074450A" w:rsidRDefault="005B1A0B" w:rsidP="005B1A0B">
      <w:pPr>
        <w:jc w:val="both"/>
        <w:rPr>
          <w:rFonts w:ascii="Times New Roman" w:hAnsi="Times New Roman" w:cs="Times New Roman"/>
        </w:rPr>
      </w:pPr>
    </w:p>
    <w:p w14:paraId="3B51C838" w14:textId="77777777" w:rsidR="005B1A0B" w:rsidRPr="0074450A" w:rsidRDefault="005B1A0B" w:rsidP="005B1A0B">
      <w:pPr>
        <w:pStyle w:val="Heading3"/>
        <w:jc w:val="both"/>
        <w:rPr>
          <w:rFonts w:ascii="Times New Roman" w:hAnsi="Times New Roman" w:cs="Times New Roman"/>
        </w:rPr>
      </w:pPr>
      <w:bookmarkStart w:id="306" w:name="_Toc238279775"/>
      <w:bookmarkStart w:id="307" w:name="_Toc238561831"/>
      <w:r w:rsidRPr="0074450A">
        <w:rPr>
          <w:rFonts w:ascii="Times New Roman" w:hAnsi="Times New Roman" w:cs="Times New Roman"/>
        </w:rPr>
        <w:lastRenderedPageBreak/>
        <w:t>TC10: Use Case Diagram Checking</w:t>
      </w:r>
      <w:bookmarkEnd w:id="306"/>
      <w:bookmarkEnd w:id="30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2200"/>
        <w:gridCol w:w="7150"/>
      </w:tblGrid>
      <w:tr w:rsidR="005B1A0B" w:rsidRPr="0074450A" w14:paraId="234A9C98" w14:textId="77777777" w:rsidTr="004F5E12">
        <w:tc>
          <w:tcPr>
            <w:tcW w:w="2200" w:type="dxa"/>
            <w:shd w:val="clear" w:color="auto" w:fill="FFFFFF" w:themeFill="background1"/>
          </w:tcPr>
          <w:p w14:paraId="4B7AD06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shd w:val="clear" w:color="auto" w:fill="FFFFFF" w:themeFill="background1"/>
          </w:tcPr>
          <w:p w14:paraId="4198F06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the checking engine can identify problems in a Use Case Diagram.</w:t>
            </w:r>
          </w:p>
        </w:tc>
      </w:tr>
      <w:tr w:rsidR="005B1A0B" w:rsidRPr="0074450A" w14:paraId="15E184BF" w14:textId="77777777" w:rsidTr="004F5E12">
        <w:tc>
          <w:tcPr>
            <w:tcW w:w="2200" w:type="dxa"/>
            <w:shd w:val="clear" w:color="auto" w:fill="FFFFFF" w:themeFill="background1"/>
          </w:tcPr>
          <w:p w14:paraId="0066478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shd w:val="clear" w:color="auto" w:fill="FFFFFF" w:themeFill="background1"/>
          </w:tcPr>
          <w:p w14:paraId="6ED253B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submission contains a Use Case Diagram; Checking is available.</w:t>
            </w:r>
          </w:p>
        </w:tc>
      </w:tr>
      <w:tr w:rsidR="005B1A0B" w:rsidRPr="0074450A" w14:paraId="4160CDB7" w14:textId="77777777" w:rsidTr="004F5E12">
        <w:tc>
          <w:tcPr>
            <w:tcW w:w="2200" w:type="dxa"/>
            <w:shd w:val="clear" w:color="auto" w:fill="FFFFFF" w:themeFill="background1"/>
          </w:tcPr>
          <w:p w14:paraId="07AE545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shd w:val="clear" w:color="auto" w:fill="FFFFFF" w:themeFill="background1"/>
          </w:tcPr>
          <w:p w14:paraId="45E6C6A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Use Case Diagram containing a known issue (e.g. missing actor, invalid relationship, duplicate element, or naming problem).</w:t>
            </w:r>
          </w:p>
        </w:tc>
      </w:tr>
      <w:tr w:rsidR="005B1A0B" w:rsidRPr="0074450A" w14:paraId="5D9FC6B1" w14:textId="77777777" w:rsidTr="004F5E12">
        <w:tc>
          <w:tcPr>
            <w:tcW w:w="2200" w:type="dxa"/>
            <w:shd w:val="clear" w:color="auto" w:fill="FFFFFF" w:themeFill="background1"/>
          </w:tcPr>
          <w:p w14:paraId="39C0AA6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shd w:val="clear" w:color="auto" w:fill="FFFFFF" w:themeFill="background1"/>
          </w:tcPr>
          <w:p w14:paraId="2F56828B" w14:textId="77777777" w:rsidR="005B1A0B" w:rsidRPr="0074450A" w:rsidRDefault="005B1A0B" w:rsidP="004F5E12">
            <w:pPr>
              <w:pStyle w:val="ListParagraph"/>
              <w:numPr>
                <w:ilvl w:val="0"/>
                <w:numId w:val="23"/>
              </w:numPr>
              <w:jc w:val="both"/>
              <w:rPr>
                <w:rFonts w:ascii="Times New Roman" w:hAnsi="Times New Roman" w:cs="Times New Roman"/>
              </w:rPr>
            </w:pPr>
            <w:r w:rsidRPr="0074450A">
              <w:rPr>
                <w:rFonts w:ascii="Times New Roman" w:hAnsi="Times New Roman" w:cs="Times New Roman"/>
              </w:rPr>
              <w:t>Open the submitted diagram.</w:t>
            </w:r>
          </w:p>
          <w:p w14:paraId="24DAE6C3" w14:textId="77777777" w:rsidR="005B1A0B" w:rsidRPr="0074450A" w:rsidRDefault="005B1A0B" w:rsidP="004F5E12">
            <w:pPr>
              <w:pStyle w:val="ListParagraph"/>
              <w:numPr>
                <w:ilvl w:val="0"/>
                <w:numId w:val="23"/>
              </w:numPr>
              <w:jc w:val="both"/>
              <w:rPr>
                <w:rFonts w:ascii="Times New Roman" w:hAnsi="Times New Roman" w:cs="Times New Roman"/>
              </w:rPr>
            </w:pPr>
            <w:r w:rsidRPr="0074450A">
              <w:rPr>
                <w:rFonts w:ascii="Times New Roman" w:hAnsi="Times New Roman" w:cs="Times New Roman"/>
              </w:rPr>
              <w:t xml:space="preserve"> Start automated checking and allow the engine to process the diagram.</w:t>
            </w:r>
          </w:p>
          <w:p w14:paraId="7CD39FA0" w14:textId="77777777" w:rsidR="005B1A0B" w:rsidRPr="0074450A" w:rsidRDefault="005B1A0B" w:rsidP="004F5E12">
            <w:pPr>
              <w:pStyle w:val="ListParagraph"/>
              <w:numPr>
                <w:ilvl w:val="0"/>
                <w:numId w:val="23"/>
              </w:numPr>
              <w:jc w:val="both"/>
              <w:rPr>
                <w:rFonts w:ascii="Times New Roman" w:hAnsi="Times New Roman" w:cs="Times New Roman"/>
              </w:rPr>
            </w:pPr>
            <w:r w:rsidRPr="0074450A">
              <w:rPr>
                <w:rFonts w:ascii="Times New Roman" w:hAnsi="Times New Roman" w:cs="Times New Roman"/>
              </w:rPr>
              <w:t>Review the result.</w:t>
            </w:r>
          </w:p>
        </w:tc>
      </w:tr>
      <w:tr w:rsidR="005B1A0B" w:rsidRPr="0074450A" w14:paraId="0EB4B797" w14:textId="77777777" w:rsidTr="004F5E12">
        <w:tc>
          <w:tcPr>
            <w:tcW w:w="2200" w:type="dxa"/>
            <w:shd w:val="clear" w:color="auto" w:fill="FFFFFF" w:themeFill="background1"/>
          </w:tcPr>
          <w:p w14:paraId="5596610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shd w:val="clear" w:color="auto" w:fill="FFFFFF" w:themeFill="background1"/>
          </w:tcPr>
          <w:p w14:paraId="0514EC2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relevant checking rule identifies the problem and produces a checking result.</w:t>
            </w:r>
          </w:p>
        </w:tc>
      </w:tr>
      <w:tr w:rsidR="005B1A0B" w:rsidRPr="0074450A" w14:paraId="000698C3" w14:textId="77777777" w:rsidTr="004F5E12">
        <w:tc>
          <w:tcPr>
            <w:tcW w:w="2200" w:type="dxa"/>
            <w:shd w:val="clear" w:color="auto" w:fill="FFFFFF" w:themeFill="background1"/>
          </w:tcPr>
          <w:p w14:paraId="45F3D56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shd w:val="clear" w:color="auto" w:fill="FFFFFF" w:themeFill="background1"/>
          </w:tcPr>
          <w:p w14:paraId="364E971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Pass: the expected issue is detected. </w:t>
            </w:r>
            <w:proofErr w:type="gramStart"/>
            <w:r w:rsidRPr="0074450A">
              <w:rPr>
                <w:rFonts w:ascii="Times New Roman" w:hAnsi="Times New Roman" w:cs="Times New Roman"/>
              </w:rPr>
              <w:t>Fail</w:t>
            </w:r>
            <w:proofErr w:type="gramEnd"/>
            <w:r w:rsidRPr="0074450A">
              <w:rPr>
                <w:rFonts w:ascii="Times New Roman" w:hAnsi="Times New Roman" w:cs="Times New Roman"/>
              </w:rPr>
              <w:t>: the known issue is not detected, or an unrelated result is produced.</w:t>
            </w:r>
          </w:p>
        </w:tc>
      </w:tr>
    </w:tbl>
    <w:p w14:paraId="181F10B0" w14:textId="77777777" w:rsidR="005B1A0B" w:rsidRDefault="005B1A0B" w:rsidP="005B1A0B">
      <w:pPr>
        <w:jc w:val="both"/>
        <w:rPr>
          <w:rFonts w:ascii="Times New Roman" w:hAnsi="Times New Roman" w:cs="Times New Roman"/>
        </w:rPr>
      </w:pPr>
    </w:p>
    <w:p w14:paraId="507EEE44" w14:textId="77777777" w:rsidR="00802532" w:rsidRPr="0074450A" w:rsidRDefault="00802532" w:rsidP="00802532">
      <w:pPr>
        <w:pStyle w:val="Heading3"/>
        <w:jc w:val="both"/>
        <w:rPr>
          <w:rFonts w:ascii="Times New Roman" w:hAnsi="Times New Roman" w:cs="Times New Roman"/>
        </w:rPr>
      </w:pPr>
      <w:bookmarkStart w:id="308" w:name="_Toc238279783"/>
      <w:bookmarkStart w:id="309" w:name="_Toc238561832"/>
      <w:r w:rsidRPr="0074450A">
        <w:rPr>
          <w:rFonts w:ascii="Times New Roman" w:hAnsi="Times New Roman" w:cs="Times New Roman"/>
        </w:rPr>
        <w:t>TC11: Use Case Description Checking</w:t>
      </w:r>
      <w:bookmarkEnd w:id="308"/>
      <w:bookmarkEnd w:id="30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802532" w:rsidRPr="0074450A" w14:paraId="243D7165" w14:textId="77777777" w:rsidTr="004F5E12">
        <w:tc>
          <w:tcPr>
            <w:tcW w:w="2200" w:type="dxa"/>
          </w:tcPr>
          <w:p w14:paraId="308790BA"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5BC80A3B"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Verify that the system checks Use Case Description content.</w:t>
            </w:r>
          </w:p>
        </w:tc>
      </w:tr>
      <w:tr w:rsidR="00802532" w:rsidRPr="0074450A" w14:paraId="0CF67D7C" w14:textId="77777777" w:rsidTr="004F5E12">
        <w:tc>
          <w:tcPr>
            <w:tcW w:w="2200" w:type="dxa"/>
          </w:tcPr>
          <w:p w14:paraId="6434021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3A41E4E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 submitted description is available.</w:t>
            </w:r>
          </w:p>
        </w:tc>
      </w:tr>
      <w:tr w:rsidR="00802532" w:rsidRPr="0074450A" w14:paraId="5B6CC82C" w14:textId="77777777" w:rsidTr="004F5E12">
        <w:tc>
          <w:tcPr>
            <w:tcW w:w="2200" w:type="dxa"/>
          </w:tcPr>
          <w:p w14:paraId="6738A72E"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03728534"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 description containing a known issue, such as a missing main flow, missing precondition, invalid step, or duplicate step.</w:t>
            </w:r>
          </w:p>
        </w:tc>
      </w:tr>
      <w:tr w:rsidR="00802532" w:rsidRPr="0074450A" w14:paraId="7A0A88E2" w14:textId="77777777" w:rsidTr="004F5E12">
        <w:tc>
          <w:tcPr>
            <w:tcW w:w="2200" w:type="dxa"/>
          </w:tcPr>
          <w:p w14:paraId="7748273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26160E2D"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1. Submit or open the description.</w:t>
            </w:r>
          </w:p>
          <w:p w14:paraId="372AA50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2. Run checking and </w:t>
            </w:r>
            <w:proofErr w:type="gramStart"/>
            <w:r w:rsidRPr="0074450A">
              <w:rPr>
                <w:rFonts w:ascii="Times New Roman" w:hAnsi="Times New Roman" w:cs="Times New Roman"/>
              </w:rPr>
              <w:t>review</w:t>
            </w:r>
            <w:proofErr w:type="gramEnd"/>
            <w:r w:rsidRPr="0074450A">
              <w:rPr>
                <w:rFonts w:ascii="Times New Roman" w:hAnsi="Times New Roman" w:cs="Times New Roman"/>
              </w:rPr>
              <w:t xml:space="preserve"> the result.</w:t>
            </w:r>
          </w:p>
        </w:tc>
      </w:tr>
      <w:tr w:rsidR="00802532" w:rsidRPr="0074450A" w14:paraId="0B9E10BE" w14:textId="77777777" w:rsidTr="004F5E12">
        <w:tc>
          <w:tcPr>
            <w:tcW w:w="2200" w:type="dxa"/>
          </w:tcPr>
          <w:p w14:paraId="013249E8"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0149E9E1"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The appropriate checking rule identifies the problem.</w:t>
            </w:r>
          </w:p>
        </w:tc>
      </w:tr>
      <w:tr w:rsidR="00802532" w:rsidRPr="0074450A" w14:paraId="312017FD" w14:textId="77777777" w:rsidTr="004F5E12">
        <w:tc>
          <w:tcPr>
            <w:tcW w:w="2200" w:type="dxa"/>
          </w:tcPr>
          <w:p w14:paraId="49F50A3F"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5896ED72"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Pass: expected issue is reported correctly. </w:t>
            </w:r>
            <w:proofErr w:type="gramStart"/>
            <w:r w:rsidRPr="0074450A">
              <w:rPr>
                <w:rFonts w:ascii="Times New Roman" w:hAnsi="Times New Roman" w:cs="Times New Roman"/>
              </w:rPr>
              <w:t>Fail</w:t>
            </w:r>
            <w:proofErr w:type="gramEnd"/>
            <w:r w:rsidRPr="0074450A">
              <w:rPr>
                <w:rFonts w:ascii="Times New Roman" w:hAnsi="Times New Roman" w:cs="Times New Roman"/>
              </w:rPr>
              <w:t>: issue is ignored or an incorrect issue is reported.</w:t>
            </w:r>
          </w:p>
        </w:tc>
      </w:tr>
    </w:tbl>
    <w:p w14:paraId="37451C21" w14:textId="77777777" w:rsidR="00802532" w:rsidRPr="0074450A" w:rsidRDefault="00802532" w:rsidP="00802532">
      <w:pPr>
        <w:jc w:val="both"/>
        <w:rPr>
          <w:rFonts w:ascii="Times New Roman" w:hAnsi="Times New Roman" w:cs="Times New Roman"/>
        </w:rPr>
      </w:pPr>
    </w:p>
    <w:p w14:paraId="7154E1F2" w14:textId="77777777" w:rsidR="00802532" w:rsidRPr="0074450A" w:rsidRDefault="00802532" w:rsidP="00802532">
      <w:pPr>
        <w:jc w:val="both"/>
        <w:rPr>
          <w:rFonts w:ascii="Times New Roman" w:hAnsi="Times New Roman" w:cs="Times New Roman"/>
        </w:rPr>
      </w:pPr>
    </w:p>
    <w:p w14:paraId="606CF773" w14:textId="77777777" w:rsidR="00802532" w:rsidRDefault="00802532" w:rsidP="00802532">
      <w:pPr>
        <w:jc w:val="both"/>
        <w:rPr>
          <w:rFonts w:ascii="Times New Roman" w:hAnsi="Times New Roman" w:cs="Times New Roman"/>
        </w:rPr>
      </w:pPr>
    </w:p>
    <w:p w14:paraId="18297EFC" w14:textId="77777777" w:rsidR="00802532" w:rsidRPr="0074450A" w:rsidRDefault="00802532" w:rsidP="00802532">
      <w:pPr>
        <w:jc w:val="both"/>
        <w:rPr>
          <w:rFonts w:ascii="Times New Roman" w:hAnsi="Times New Roman" w:cs="Times New Roman"/>
        </w:rPr>
      </w:pPr>
    </w:p>
    <w:p w14:paraId="4F5DDE67" w14:textId="77777777" w:rsidR="00802532" w:rsidRPr="0074450A" w:rsidRDefault="00802532" w:rsidP="00802532">
      <w:pPr>
        <w:jc w:val="both"/>
        <w:rPr>
          <w:rFonts w:ascii="Times New Roman" w:hAnsi="Times New Roman" w:cs="Times New Roman"/>
        </w:rPr>
      </w:pPr>
    </w:p>
    <w:p w14:paraId="5F29F746" w14:textId="77777777" w:rsidR="00802532" w:rsidRPr="0074450A" w:rsidRDefault="00802532" w:rsidP="00802532">
      <w:pPr>
        <w:pStyle w:val="Heading3"/>
        <w:jc w:val="both"/>
        <w:rPr>
          <w:rFonts w:ascii="Times New Roman" w:hAnsi="Times New Roman" w:cs="Times New Roman"/>
        </w:rPr>
      </w:pPr>
      <w:bookmarkStart w:id="310" w:name="_Toc238279784"/>
      <w:bookmarkStart w:id="311" w:name="_Toc238561833"/>
      <w:r w:rsidRPr="0074450A">
        <w:rPr>
          <w:rFonts w:ascii="Times New Roman" w:hAnsi="Times New Roman" w:cs="Times New Roman"/>
        </w:rPr>
        <w:lastRenderedPageBreak/>
        <w:t>TC12: SSD Checking</w:t>
      </w:r>
      <w:bookmarkEnd w:id="310"/>
      <w:bookmarkEnd w:id="31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802532" w:rsidRPr="0074450A" w14:paraId="2135FD96" w14:textId="77777777" w:rsidTr="004F5E12">
        <w:tc>
          <w:tcPr>
            <w:tcW w:w="2200" w:type="dxa"/>
          </w:tcPr>
          <w:p w14:paraId="68001ACF"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671163FE"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Verify that the checking engine can identify problems in an SSD.</w:t>
            </w:r>
          </w:p>
        </w:tc>
      </w:tr>
      <w:tr w:rsidR="00802532" w:rsidRPr="0074450A" w14:paraId="60475637" w14:textId="77777777" w:rsidTr="004F5E12">
        <w:tc>
          <w:tcPr>
            <w:tcW w:w="2200" w:type="dxa"/>
          </w:tcPr>
          <w:p w14:paraId="2F4E3611"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667CE418"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 submitted SSD is available.</w:t>
            </w:r>
          </w:p>
        </w:tc>
      </w:tr>
      <w:tr w:rsidR="00802532" w:rsidRPr="0074450A" w14:paraId="73DBCEC5" w14:textId="77777777" w:rsidTr="004F5E12">
        <w:tc>
          <w:tcPr>
            <w:tcW w:w="2200" w:type="dxa"/>
          </w:tcPr>
          <w:p w14:paraId="2BC37298"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040FF94E"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An SSD containing an invalid or inconsistent message.</w:t>
            </w:r>
          </w:p>
        </w:tc>
      </w:tr>
      <w:tr w:rsidR="00802532" w:rsidRPr="0074450A" w14:paraId="1458FC7F" w14:textId="77777777" w:rsidTr="004F5E12">
        <w:tc>
          <w:tcPr>
            <w:tcW w:w="2200" w:type="dxa"/>
          </w:tcPr>
          <w:p w14:paraId="52984690"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36D7EAD7"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1. Open the SSD, run checking, and review the results.</w:t>
            </w:r>
          </w:p>
        </w:tc>
      </w:tr>
      <w:tr w:rsidR="00802532" w:rsidRPr="0074450A" w14:paraId="13A79FDD" w14:textId="77777777" w:rsidTr="004F5E12">
        <w:tc>
          <w:tcPr>
            <w:tcW w:w="2200" w:type="dxa"/>
          </w:tcPr>
          <w:p w14:paraId="34DB4511"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5AF5681A"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The relevant SSD checking rule identifies the problem.</w:t>
            </w:r>
          </w:p>
        </w:tc>
      </w:tr>
      <w:tr w:rsidR="00802532" w:rsidRPr="0074450A" w14:paraId="4115AA89" w14:textId="77777777" w:rsidTr="004F5E12">
        <w:tc>
          <w:tcPr>
            <w:tcW w:w="2200" w:type="dxa"/>
          </w:tcPr>
          <w:p w14:paraId="20ACA2C6"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19ED5655"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Pass: expected SSD problem is detected. </w:t>
            </w:r>
            <w:proofErr w:type="gramStart"/>
            <w:r w:rsidRPr="0074450A">
              <w:rPr>
                <w:rFonts w:ascii="Times New Roman" w:hAnsi="Times New Roman" w:cs="Times New Roman"/>
              </w:rPr>
              <w:t>Fail</w:t>
            </w:r>
            <w:proofErr w:type="gramEnd"/>
            <w:r w:rsidRPr="0074450A">
              <w:rPr>
                <w:rFonts w:ascii="Times New Roman" w:hAnsi="Times New Roman" w:cs="Times New Roman"/>
              </w:rPr>
              <w:t xml:space="preserve">: </w:t>
            </w:r>
            <w:proofErr w:type="gramStart"/>
            <w:r w:rsidRPr="0074450A">
              <w:rPr>
                <w:rFonts w:ascii="Times New Roman" w:hAnsi="Times New Roman" w:cs="Times New Roman"/>
              </w:rPr>
              <w:t>problem is</w:t>
            </w:r>
            <w:proofErr w:type="gramEnd"/>
            <w:r w:rsidRPr="0074450A">
              <w:rPr>
                <w:rFonts w:ascii="Times New Roman" w:hAnsi="Times New Roman" w:cs="Times New Roman"/>
              </w:rPr>
              <w:t xml:space="preserve"> missed or incorrect feedback is produced.</w:t>
            </w:r>
          </w:p>
        </w:tc>
      </w:tr>
    </w:tbl>
    <w:p w14:paraId="773C1153" w14:textId="77777777" w:rsidR="00802532" w:rsidRPr="0074450A" w:rsidRDefault="00802532" w:rsidP="00802532">
      <w:pPr>
        <w:jc w:val="both"/>
        <w:rPr>
          <w:rFonts w:ascii="Times New Roman" w:hAnsi="Times New Roman" w:cs="Times New Roman"/>
        </w:rPr>
      </w:pPr>
    </w:p>
    <w:p w14:paraId="567188E6" w14:textId="77777777" w:rsidR="00802532" w:rsidRPr="0074450A" w:rsidRDefault="00802532" w:rsidP="00802532">
      <w:pPr>
        <w:pStyle w:val="Heading3"/>
        <w:jc w:val="both"/>
        <w:rPr>
          <w:rFonts w:ascii="Times New Roman" w:hAnsi="Times New Roman" w:cs="Times New Roman"/>
        </w:rPr>
      </w:pPr>
      <w:bookmarkStart w:id="312" w:name="_Toc238279785"/>
      <w:bookmarkStart w:id="313" w:name="_Toc238561834"/>
      <w:r w:rsidRPr="0074450A">
        <w:rPr>
          <w:rFonts w:ascii="Times New Roman" w:hAnsi="Times New Roman" w:cs="Times New Roman"/>
        </w:rPr>
        <w:t>TC13: Class Diagram Checking</w:t>
      </w:r>
      <w:bookmarkEnd w:id="312"/>
      <w:bookmarkEnd w:id="31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802532" w:rsidRPr="0074450A" w14:paraId="1780B2CE" w14:textId="77777777" w:rsidTr="004F5E12">
        <w:tc>
          <w:tcPr>
            <w:tcW w:w="2200" w:type="dxa"/>
          </w:tcPr>
          <w:p w14:paraId="5C9DC12F"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2B091BEA"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Verify that Class Diagram validation works correctly.</w:t>
            </w:r>
          </w:p>
        </w:tc>
      </w:tr>
      <w:tr w:rsidR="00802532" w:rsidRPr="0074450A" w14:paraId="00B7F1C8" w14:textId="77777777" w:rsidTr="004F5E12">
        <w:tc>
          <w:tcPr>
            <w:tcW w:w="2200" w:type="dxa"/>
          </w:tcPr>
          <w:p w14:paraId="3F5857A9"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3B27CB88"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 submitted Class Diagram is available.</w:t>
            </w:r>
          </w:p>
        </w:tc>
      </w:tr>
      <w:tr w:rsidR="00802532" w:rsidRPr="0074450A" w14:paraId="5683FB6B" w14:textId="77777777" w:rsidTr="004F5E12">
        <w:tc>
          <w:tcPr>
            <w:tcW w:w="2200" w:type="dxa"/>
          </w:tcPr>
          <w:p w14:paraId="2BC3432D"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7CF4CDB1"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 Class Diagram containing a known structural or relationship problem.</w:t>
            </w:r>
          </w:p>
        </w:tc>
      </w:tr>
      <w:tr w:rsidR="00802532" w:rsidRPr="0074450A" w14:paraId="7B5B8CE7" w14:textId="77777777" w:rsidTr="004F5E12">
        <w:tc>
          <w:tcPr>
            <w:tcW w:w="2200" w:type="dxa"/>
          </w:tcPr>
          <w:p w14:paraId="205120B3"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63602AE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1. Open the Class Diagram, run checking, and review the results.</w:t>
            </w:r>
          </w:p>
        </w:tc>
      </w:tr>
      <w:tr w:rsidR="00802532" w:rsidRPr="0074450A" w14:paraId="210347CA" w14:textId="77777777" w:rsidTr="004F5E12">
        <w:tc>
          <w:tcPr>
            <w:tcW w:w="2200" w:type="dxa"/>
          </w:tcPr>
          <w:p w14:paraId="02396CB6"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700C4015"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The appropriate Class Diagram checking </w:t>
            </w:r>
            <w:proofErr w:type="gramStart"/>
            <w:r w:rsidRPr="0074450A">
              <w:rPr>
                <w:rFonts w:ascii="Times New Roman" w:hAnsi="Times New Roman" w:cs="Times New Roman"/>
              </w:rPr>
              <w:t>rule</w:t>
            </w:r>
            <w:proofErr w:type="gramEnd"/>
            <w:r w:rsidRPr="0074450A">
              <w:rPr>
                <w:rFonts w:ascii="Times New Roman" w:hAnsi="Times New Roman" w:cs="Times New Roman"/>
              </w:rPr>
              <w:t xml:space="preserve"> reports the problem.</w:t>
            </w:r>
          </w:p>
        </w:tc>
      </w:tr>
      <w:tr w:rsidR="00802532" w:rsidRPr="0074450A" w14:paraId="0F8965C7" w14:textId="77777777" w:rsidTr="004F5E12">
        <w:tc>
          <w:tcPr>
            <w:tcW w:w="2200" w:type="dxa"/>
          </w:tcPr>
          <w:p w14:paraId="15E5D8FE"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2DC23C20"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Pass: expected problem is detected. </w:t>
            </w:r>
            <w:proofErr w:type="gramStart"/>
            <w:r w:rsidRPr="0074450A">
              <w:rPr>
                <w:rFonts w:ascii="Times New Roman" w:hAnsi="Times New Roman" w:cs="Times New Roman"/>
              </w:rPr>
              <w:t>Fail</w:t>
            </w:r>
            <w:proofErr w:type="gramEnd"/>
            <w:r w:rsidRPr="0074450A">
              <w:rPr>
                <w:rFonts w:ascii="Times New Roman" w:hAnsi="Times New Roman" w:cs="Times New Roman"/>
              </w:rPr>
              <w:t>: problem is not detected or an incorrect result is generated.</w:t>
            </w:r>
          </w:p>
        </w:tc>
      </w:tr>
    </w:tbl>
    <w:p w14:paraId="25124814" w14:textId="77777777" w:rsidR="00802532" w:rsidRPr="0074450A" w:rsidRDefault="00802532" w:rsidP="00802532">
      <w:pPr>
        <w:jc w:val="both"/>
        <w:rPr>
          <w:rFonts w:ascii="Times New Roman" w:hAnsi="Times New Roman" w:cs="Times New Roman"/>
        </w:rPr>
      </w:pPr>
    </w:p>
    <w:p w14:paraId="4963F75D" w14:textId="77777777" w:rsidR="00802532" w:rsidRPr="0074450A" w:rsidRDefault="00802532" w:rsidP="00802532">
      <w:pPr>
        <w:pStyle w:val="Heading3"/>
        <w:jc w:val="both"/>
        <w:rPr>
          <w:rFonts w:ascii="Times New Roman" w:hAnsi="Times New Roman" w:cs="Times New Roman"/>
        </w:rPr>
      </w:pPr>
      <w:bookmarkStart w:id="314" w:name="_Toc238279786"/>
      <w:bookmarkStart w:id="315" w:name="_Toc238561835"/>
      <w:r w:rsidRPr="0074450A">
        <w:rPr>
          <w:rFonts w:ascii="Times New Roman" w:hAnsi="Times New Roman" w:cs="Times New Roman"/>
        </w:rPr>
        <w:t>TC14: Sequence Diagram Checking</w:t>
      </w:r>
      <w:bookmarkEnd w:id="314"/>
      <w:bookmarkEnd w:id="31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802532" w:rsidRPr="0074450A" w14:paraId="667E9EC4" w14:textId="77777777" w:rsidTr="004F5E12">
        <w:tc>
          <w:tcPr>
            <w:tcW w:w="2200" w:type="dxa"/>
          </w:tcPr>
          <w:p w14:paraId="1B158B4C"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248D944A"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Verify that Sequence Diagram validation works correctly.</w:t>
            </w:r>
          </w:p>
        </w:tc>
      </w:tr>
      <w:tr w:rsidR="00802532" w:rsidRPr="0074450A" w14:paraId="2DFA7FCE" w14:textId="77777777" w:rsidTr="004F5E12">
        <w:tc>
          <w:tcPr>
            <w:tcW w:w="2200" w:type="dxa"/>
          </w:tcPr>
          <w:p w14:paraId="229DB4C6"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172CD52B"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 submitted Sequence Diagram is available.</w:t>
            </w:r>
          </w:p>
        </w:tc>
      </w:tr>
      <w:tr w:rsidR="00802532" w:rsidRPr="0074450A" w14:paraId="12661122" w14:textId="77777777" w:rsidTr="004F5E12">
        <w:tc>
          <w:tcPr>
            <w:tcW w:w="2200" w:type="dxa"/>
          </w:tcPr>
          <w:p w14:paraId="7E05C99D"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3F148CB0"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A Sequence Diagram containing a known issue.</w:t>
            </w:r>
          </w:p>
        </w:tc>
      </w:tr>
      <w:tr w:rsidR="00802532" w:rsidRPr="0074450A" w14:paraId="6DB8B3FD" w14:textId="77777777" w:rsidTr="004F5E12">
        <w:tc>
          <w:tcPr>
            <w:tcW w:w="2200" w:type="dxa"/>
          </w:tcPr>
          <w:p w14:paraId="70AC0CFB"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137AEBE7"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1. Open the Sequence Diagram, run checking, and review the results.</w:t>
            </w:r>
          </w:p>
        </w:tc>
      </w:tr>
      <w:tr w:rsidR="00802532" w:rsidRPr="0074450A" w14:paraId="022B5F0D" w14:textId="77777777" w:rsidTr="004F5E12">
        <w:tc>
          <w:tcPr>
            <w:tcW w:w="2200" w:type="dxa"/>
          </w:tcPr>
          <w:p w14:paraId="61DDDE27"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17A07814"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The relevant Sequence Diagram rule identifies the issue.</w:t>
            </w:r>
          </w:p>
        </w:tc>
      </w:tr>
      <w:tr w:rsidR="00802532" w:rsidRPr="0074450A" w14:paraId="33CD1F44" w14:textId="77777777" w:rsidTr="004F5E12">
        <w:tc>
          <w:tcPr>
            <w:tcW w:w="2200" w:type="dxa"/>
          </w:tcPr>
          <w:p w14:paraId="54EA29A6"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364C9A6D" w14:textId="77777777" w:rsidR="00802532" w:rsidRPr="0074450A" w:rsidRDefault="00802532" w:rsidP="004F5E12">
            <w:pPr>
              <w:jc w:val="both"/>
              <w:rPr>
                <w:rFonts w:ascii="Times New Roman" w:hAnsi="Times New Roman" w:cs="Times New Roman"/>
              </w:rPr>
            </w:pPr>
            <w:r w:rsidRPr="0074450A">
              <w:rPr>
                <w:rFonts w:ascii="Times New Roman" w:hAnsi="Times New Roman" w:cs="Times New Roman"/>
              </w:rPr>
              <w:t xml:space="preserve">Pass: expected issue is detected. Fail: issue is </w:t>
            </w:r>
            <w:proofErr w:type="gramStart"/>
            <w:r w:rsidRPr="0074450A">
              <w:rPr>
                <w:rFonts w:ascii="Times New Roman" w:hAnsi="Times New Roman" w:cs="Times New Roman"/>
              </w:rPr>
              <w:t>missed</w:t>
            </w:r>
            <w:proofErr w:type="gramEnd"/>
            <w:r w:rsidRPr="0074450A">
              <w:rPr>
                <w:rFonts w:ascii="Times New Roman" w:hAnsi="Times New Roman" w:cs="Times New Roman"/>
              </w:rPr>
              <w:t xml:space="preserve"> or incorrect feedback is produced.</w:t>
            </w:r>
          </w:p>
        </w:tc>
      </w:tr>
    </w:tbl>
    <w:p w14:paraId="6DB193C5" w14:textId="77777777" w:rsidR="00802532" w:rsidRPr="0074450A" w:rsidRDefault="00802532" w:rsidP="005B1A0B">
      <w:pPr>
        <w:jc w:val="both"/>
        <w:rPr>
          <w:rFonts w:ascii="Times New Roman" w:hAnsi="Times New Roman" w:cs="Times New Roman"/>
        </w:rPr>
      </w:pPr>
    </w:p>
    <w:p w14:paraId="7ACFEAFB" w14:textId="77777777" w:rsidR="005B1A0B" w:rsidRPr="0074450A" w:rsidRDefault="005B1A0B" w:rsidP="005B1A0B">
      <w:pPr>
        <w:pStyle w:val="Heading3"/>
        <w:jc w:val="both"/>
        <w:rPr>
          <w:rFonts w:ascii="Times New Roman" w:hAnsi="Times New Roman" w:cs="Times New Roman"/>
        </w:rPr>
      </w:pPr>
      <w:bookmarkStart w:id="316" w:name="_Toc238279776"/>
      <w:bookmarkStart w:id="317" w:name="_Toc238561836"/>
      <w:r w:rsidRPr="0074450A">
        <w:rPr>
          <w:rFonts w:ascii="Times New Roman" w:hAnsi="Times New Roman" w:cs="Times New Roman"/>
        </w:rPr>
        <w:lastRenderedPageBreak/>
        <w:t>TC15: Cross-Diagram Consistency Checking</w:t>
      </w:r>
      <w:bookmarkEnd w:id="316"/>
      <w:bookmarkEnd w:id="31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2200"/>
        <w:gridCol w:w="7150"/>
      </w:tblGrid>
      <w:tr w:rsidR="005B1A0B" w:rsidRPr="0074450A" w14:paraId="5D070B7F" w14:textId="77777777" w:rsidTr="004F5E12">
        <w:tc>
          <w:tcPr>
            <w:tcW w:w="2200" w:type="dxa"/>
            <w:shd w:val="clear" w:color="auto" w:fill="FFFFFF" w:themeFill="background1"/>
          </w:tcPr>
          <w:p w14:paraId="15768BC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shd w:val="clear" w:color="auto" w:fill="FFFFFF" w:themeFill="background1"/>
          </w:tcPr>
          <w:p w14:paraId="7FDD049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the system can identify inconsistencies between related UML artifacts.</w:t>
            </w:r>
          </w:p>
        </w:tc>
      </w:tr>
      <w:tr w:rsidR="005B1A0B" w:rsidRPr="0074450A" w14:paraId="568EC7F1" w14:textId="77777777" w:rsidTr="004F5E12">
        <w:tc>
          <w:tcPr>
            <w:tcW w:w="2200" w:type="dxa"/>
            <w:shd w:val="clear" w:color="auto" w:fill="FFFFFF" w:themeFill="background1"/>
          </w:tcPr>
          <w:p w14:paraId="7250E8C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shd w:val="clear" w:color="auto" w:fill="FFFFFF" w:themeFill="background1"/>
          </w:tcPr>
          <w:p w14:paraId="24FE9B0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submission contains related UML artifacts.</w:t>
            </w:r>
          </w:p>
        </w:tc>
      </w:tr>
      <w:tr w:rsidR="005B1A0B" w:rsidRPr="0074450A" w14:paraId="6B83A31F" w14:textId="77777777" w:rsidTr="004F5E12">
        <w:tc>
          <w:tcPr>
            <w:tcW w:w="2200" w:type="dxa"/>
            <w:shd w:val="clear" w:color="auto" w:fill="FFFFFF" w:themeFill="background1"/>
          </w:tcPr>
          <w:p w14:paraId="3E99455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shd w:val="clear" w:color="auto" w:fill="FFFFFF" w:themeFill="background1"/>
          </w:tcPr>
          <w:p w14:paraId="1904E2F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deliberately inconsistent model, e.g. a use case present in the diagram but missing from its description, an SSD message that does not match the description, or a Sequence Diagram operation that does not match the Class Diagram.</w:t>
            </w:r>
          </w:p>
        </w:tc>
      </w:tr>
      <w:tr w:rsidR="005B1A0B" w:rsidRPr="0074450A" w14:paraId="70AF23CF" w14:textId="77777777" w:rsidTr="004F5E12">
        <w:tc>
          <w:tcPr>
            <w:tcW w:w="2200" w:type="dxa"/>
            <w:shd w:val="clear" w:color="auto" w:fill="FFFFFF" w:themeFill="background1"/>
          </w:tcPr>
          <w:p w14:paraId="3415DF7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shd w:val="clear" w:color="auto" w:fill="FFFFFF" w:themeFill="background1"/>
          </w:tcPr>
          <w:p w14:paraId="462A8DC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Open the submission and run the checking engine.</w:t>
            </w:r>
          </w:p>
          <w:p w14:paraId="698EECC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2. Allow all relevant checking phases to </w:t>
            </w:r>
            <w:proofErr w:type="gramStart"/>
            <w:r w:rsidRPr="0074450A">
              <w:rPr>
                <w:rFonts w:ascii="Times New Roman" w:hAnsi="Times New Roman" w:cs="Times New Roman"/>
              </w:rPr>
              <w:t>execute</w:t>
            </w:r>
            <w:proofErr w:type="gramEnd"/>
            <w:r w:rsidRPr="0074450A">
              <w:rPr>
                <w:rFonts w:ascii="Times New Roman" w:hAnsi="Times New Roman" w:cs="Times New Roman"/>
              </w:rPr>
              <w:t>.</w:t>
            </w:r>
          </w:p>
          <w:p w14:paraId="2B1F73E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3. Review the cross-diagram results.</w:t>
            </w:r>
          </w:p>
        </w:tc>
      </w:tr>
      <w:tr w:rsidR="005B1A0B" w:rsidRPr="0074450A" w14:paraId="5ECEA11E" w14:textId="77777777" w:rsidTr="004F5E12">
        <w:tc>
          <w:tcPr>
            <w:tcW w:w="2200" w:type="dxa"/>
            <w:shd w:val="clear" w:color="auto" w:fill="FFFFFF" w:themeFill="background1"/>
          </w:tcPr>
          <w:p w14:paraId="09FDBEC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shd w:val="clear" w:color="auto" w:fill="FFFFFF" w:themeFill="background1"/>
          </w:tcPr>
          <w:p w14:paraId="668D890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consistency checking rules identify the known inconsistency.</w:t>
            </w:r>
          </w:p>
        </w:tc>
      </w:tr>
      <w:tr w:rsidR="005B1A0B" w:rsidRPr="0074450A" w14:paraId="3C0A38BC" w14:textId="77777777" w:rsidTr="004F5E12">
        <w:tc>
          <w:tcPr>
            <w:tcW w:w="2200" w:type="dxa"/>
            <w:shd w:val="clear" w:color="auto" w:fill="FFFFFF" w:themeFill="background1"/>
          </w:tcPr>
          <w:p w14:paraId="3807D1F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shd w:val="clear" w:color="auto" w:fill="FFFFFF" w:themeFill="background1"/>
          </w:tcPr>
          <w:p w14:paraId="1F0FCBC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Pass: the expected cross-diagram problem is detected. </w:t>
            </w:r>
            <w:proofErr w:type="gramStart"/>
            <w:r w:rsidRPr="0074450A">
              <w:rPr>
                <w:rFonts w:ascii="Times New Roman" w:hAnsi="Times New Roman" w:cs="Times New Roman"/>
              </w:rPr>
              <w:t>Fail</w:t>
            </w:r>
            <w:proofErr w:type="gramEnd"/>
            <w:r w:rsidRPr="0074450A">
              <w:rPr>
                <w:rFonts w:ascii="Times New Roman" w:hAnsi="Times New Roman" w:cs="Times New Roman"/>
              </w:rPr>
              <w:t>: the known inconsistency is not detected.</w:t>
            </w:r>
          </w:p>
        </w:tc>
      </w:tr>
    </w:tbl>
    <w:p w14:paraId="6F2F6627" w14:textId="77777777" w:rsidR="005B1A0B" w:rsidRPr="0074450A" w:rsidRDefault="005B1A0B" w:rsidP="005B1A0B">
      <w:pPr>
        <w:jc w:val="both"/>
        <w:rPr>
          <w:rFonts w:ascii="Times New Roman" w:hAnsi="Times New Roman" w:cs="Times New Roman"/>
        </w:rPr>
      </w:pPr>
    </w:p>
    <w:p w14:paraId="1D42817E" w14:textId="77777777" w:rsidR="005B1A0B" w:rsidRPr="0074450A" w:rsidRDefault="005B1A0B" w:rsidP="005B1A0B">
      <w:pPr>
        <w:jc w:val="both"/>
        <w:rPr>
          <w:rFonts w:ascii="Times New Roman" w:hAnsi="Times New Roman" w:cs="Times New Roman"/>
        </w:rPr>
      </w:pPr>
    </w:p>
    <w:p w14:paraId="7CC3B683" w14:textId="77777777" w:rsidR="005B1A0B" w:rsidRPr="0074450A" w:rsidRDefault="005B1A0B" w:rsidP="005B1A0B">
      <w:pPr>
        <w:jc w:val="both"/>
        <w:rPr>
          <w:rFonts w:ascii="Times New Roman" w:hAnsi="Times New Roman" w:cs="Times New Roman"/>
        </w:rPr>
      </w:pPr>
    </w:p>
    <w:p w14:paraId="7B3DC2C9" w14:textId="77777777" w:rsidR="005B1A0B" w:rsidRPr="0074450A" w:rsidRDefault="005B1A0B" w:rsidP="005B1A0B">
      <w:pPr>
        <w:pStyle w:val="Heading3"/>
        <w:jc w:val="both"/>
        <w:rPr>
          <w:rFonts w:ascii="Times New Roman" w:hAnsi="Times New Roman" w:cs="Times New Roman"/>
        </w:rPr>
      </w:pPr>
      <w:bookmarkStart w:id="318" w:name="_Toc238279787"/>
      <w:bookmarkStart w:id="319" w:name="_Toc238561837"/>
      <w:r w:rsidRPr="0074450A">
        <w:rPr>
          <w:rFonts w:ascii="Times New Roman" w:hAnsi="Times New Roman" w:cs="Times New Roman"/>
        </w:rPr>
        <w:t>TC16: Checking Rule Dependency Handling</w:t>
      </w:r>
      <w:bookmarkEnd w:id="318"/>
      <w:bookmarkEnd w:id="31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5B1A0B" w:rsidRPr="0074450A" w14:paraId="06BF6471" w14:textId="77777777" w:rsidTr="004F5E12">
        <w:tc>
          <w:tcPr>
            <w:tcW w:w="2200" w:type="dxa"/>
          </w:tcPr>
          <w:p w14:paraId="0B669B5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7A616DD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the dependency-aware checking pipeline avoids unnecessary cascading errors.</w:t>
            </w:r>
          </w:p>
        </w:tc>
      </w:tr>
      <w:tr w:rsidR="005B1A0B" w:rsidRPr="0074450A" w14:paraId="2FF8A775" w14:textId="77777777" w:rsidTr="004F5E12">
        <w:tc>
          <w:tcPr>
            <w:tcW w:w="2200" w:type="dxa"/>
          </w:tcPr>
          <w:p w14:paraId="777CF16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0F46F38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model with a root structural problem is available.</w:t>
            </w:r>
          </w:p>
        </w:tc>
      </w:tr>
      <w:tr w:rsidR="005B1A0B" w:rsidRPr="0074450A" w14:paraId="63482ED3" w14:textId="77777777" w:rsidTr="004F5E12">
        <w:tc>
          <w:tcPr>
            <w:tcW w:w="2200" w:type="dxa"/>
          </w:tcPr>
          <w:p w14:paraId="713CF63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4ABD829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model containing a root problem that could cause other checks to fail.</w:t>
            </w:r>
          </w:p>
        </w:tc>
      </w:tr>
      <w:tr w:rsidR="005B1A0B" w:rsidRPr="0074450A" w14:paraId="5AEDBD7B" w14:textId="77777777" w:rsidTr="004F5E12">
        <w:tc>
          <w:tcPr>
            <w:tcW w:w="2200" w:type="dxa"/>
          </w:tcPr>
          <w:p w14:paraId="63394F8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28AD106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Create a model with the root problem and run checking.</w:t>
            </w:r>
          </w:p>
          <w:p w14:paraId="125B7D9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2. Review the </w:t>
            </w:r>
            <w:proofErr w:type="gramStart"/>
            <w:r w:rsidRPr="0074450A">
              <w:rPr>
                <w:rFonts w:ascii="Times New Roman" w:hAnsi="Times New Roman" w:cs="Times New Roman"/>
              </w:rPr>
              <w:t>generated errors</w:t>
            </w:r>
            <w:proofErr w:type="gramEnd"/>
            <w:r w:rsidRPr="0074450A">
              <w:rPr>
                <w:rFonts w:ascii="Times New Roman" w:hAnsi="Times New Roman" w:cs="Times New Roman"/>
              </w:rPr>
              <w:t xml:space="preserve"> and check whether unrelated secondary errors are unnecessarily reported.</w:t>
            </w:r>
          </w:p>
        </w:tc>
      </w:tr>
      <w:tr w:rsidR="005B1A0B" w:rsidRPr="0074450A" w14:paraId="6863F6BD" w14:textId="77777777" w:rsidTr="004F5E12">
        <w:tc>
          <w:tcPr>
            <w:tcW w:w="2200" w:type="dxa"/>
          </w:tcPr>
          <w:p w14:paraId="6D8AF74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073DC96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checking pipeline focuses on the main/root issue and avoids unnecessary cascading results.</w:t>
            </w:r>
          </w:p>
        </w:tc>
      </w:tr>
      <w:tr w:rsidR="005B1A0B" w:rsidRPr="0074450A" w14:paraId="497E660F" w14:textId="77777777" w:rsidTr="004F5E12">
        <w:tc>
          <w:tcPr>
            <w:tcW w:w="2200" w:type="dxa"/>
          </w:tcPr>
          <w:p w14:paraId="5DFDA2B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6657986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Pass: results are controlled according to the rule dependencies. </w:t>
            </w:r>
            <w:proofErr w:type="gramStart"/>
            <w:r w:rsidRPr="0074450A">
              <w:rPr>
                <w:rFonts w:ascii="Times New Roman" w:hAnsi="Times New Roman" w:cs="Times New Roman"/>
              </w:rPr>
              <w:t>Fail</w:t>
            </w:r>
            <w:proofErr w:type="gramEnd"/>
            <w:r w:rsidRPr="0074450A">
              <w:rPr>
                <w:rFonts w:ascii="Times New Roman" w:hAnsi="Times New Roman" w:cs="Times New Roman"/>
              </w:rPr>
              <w:t>: the system produces many unrelated errors caused by the same root problem.</w:t>
            </w:r>
          </w:p>
        </w:tc>
      </w:tr>
    </w:tbl>
    <w:p w14:paraId="111E2199" w14:textId="77777777" w:rsidR="005B1A0B" w:rsidRPr="0074450A" w:rsidRDefault="005B1A0B" w:rsidP="005B1A0B">
      <w:pPr>
        <w:jc w:val="both"/>
        <w:rPr>
          <w:rFonts w:ascii="Times New Roman" w:hAnsi="Times New Roman" w:cs="Times New Roman"/>
        </w:rPr>
      </w:pPr>
    </w:p>
    <w:p w14:paraId="4BFB9D62" w14:textId="77777777" w:rsidR="005B1A0B" w:rsidRPr="0074450A" w:rsidRDefault="005B1A0B" w:rsidP="005B1A0B">
      <w:pPr>
        <w:pStyle w:val="Heading3"/>
        <w:jc w:val="both"/>
        <w:rPr>
          <w:rFonts w:ascii="Times New Roman" w:hAnsi="Times New Roman" w:cs="Times New Roman"/>
        </w:rPr>
      </w:pPr>
      <w:bookmarkStart w:id="320" w:name="_Toc238279788"/>
      <w:bookmarkStart w:id="321" w:name="_Toc238561838"/>
      <w:r w:rsidRPr="0074450A">
        <w:rPr>
          <w:rFonts w:ascii="Times New Roman" w:hAnsi="Times New Roman" w:cs="Times New Roman"/>
        </w:rPr>
        <w:lastRenderedPageBreak/>
        <w:t>TC17: Tutorial Validation</w:t>
      </w:r>
      <w:bookmarkEnd w:id="320"/>
      <w:bookmarkEnd w:id="32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5B1A0B" w:rsidRPr="0074450A" w14:paraId="42413812" w14:textId="77777777" w:rsidTr="004F5E12">
        <w:tc>
          <w:tcPr>
            <w:tcW w:w="2200" w:type="dxa"/>
          </w:tcPr>
          <w:p w14:paraId="0ED1984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19CC00A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tutorial validation can guide a student through correction of UML problems.</w:t>
            </w:r>
          </w:p>
        </w:tc>
      </w:tr>
      <w:tr w:rsidR="005B1A0B" w:rsidRPr="0074450A" w14:paraId="45E1E652" w14:textId="77777777" w:rsidTr="004F5E12">
        <w:tc>
          <w:tcPr>
            <w:tcW w:w="2200" w:type="dxa"/>
          </w:tcPr>
          <w:p w14:paraId="5B10CF9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2EF9F2B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Tutorial functionality is available; Student has UML work containing a detectable issue.</w:t>
            </w:r>
          </w:p>
        </w:tc>
      </w:tr>
      <w:tr w:rsidR="005B1A0B" w:rsidRPr="0074450A" w14:paraId="17FE39B9" w14:textId="77777777" w:rsidTr="004F5E12">
        <w:tc>
          <w:tcPr>
            <w:tcW w:w="2200" w:type="dxa"/>
          </w:tcPr>
          <w:p w14:paraId="064DB15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6D98BFA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UML artifact containing a known problem.</w:t>
            </w:r>
          </w:p>
        </w:tc>
      </w:tr>
      <w:tr w:rsidR="005B1A0B" w:rsidRPr="0074450A" w14:paraId="155A808E" w14:textId="77777777" w:rsidTr="004F5E12">
        <w:tc>
          <w:tcPr>
            <w:tcW w:w="2200" w:type="dxa"/>
          </w:tcPr>
          <w:p w14:paraId="0EF93B0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0A599C8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Open the tutorial workspace and start tutorial validation.</w:t>
            </w:r>
          </w:p>
          <w:p w14:paraId="2AD7015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2. Review the displayed problem, correct it, and validate the correction.</w:t>
            </w:r>
          </w:p>
        </w:tc>
      </w:tr>
      <w:tr w:rsidR="005B1A0B" w:rsidRPr="0074450A" w14:paraId="02D6368C" w14:textId="77777777" w:rsidTr="004F5E12">
        <w:tc>
          <w:tcPr>
            <w:tcW w:w="2200" w:type="dxa"/>
          </w:tcPr>
          <w:p w14:paraId="4C02924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19B2FE6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tutorial displays relevant guidance and allows the student to continue after the correction is accepted.</w:t>
            </w:r>
          </w:p>
        </w:tc>
      </w:tr>
      <w:tr w:rsidR="005B1A0B" w:rsidRPr="0074450A" w14:paraId="6EBCBED0" w14:textId="77777777" w:rsidTr="004F5E12">
        <w:tc>
          <w:tcPr>
            <w:tcW w:w="2200" w:type="dxa"/>
          </w:tcPr>
          <w:p w14:paraId="6EF741C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1EA3032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Pass: tutorial validation responds correctly to the correction. Fail: corrected work is not accepted, or tutorial progress behaves incorrectly.</w:t>
            </w:r>
          </w:p>
        </w:tc>
      </w:tr>
    </w:tbl>
    <w:p w14:paraId="59F134FC" w14:textId="77777777" w:rsidR="005B1A0B" w:rsidRPr="0074450A" w:rsidRDefault="005B1A0B" w:rsidP="005B1A0B">
      <w:pPr>
        <w:jc w:val="both"/>
        <w:rPr>
          <w:rFonts w:ascii="Times New Roman" w:hAnsi="Times New Roman" w:cs="Times New Roman"/>
        </w:rPr>
      </w:pPr>
    </w:p>
    <w:p w14:paraId="158A9877" w14:textId="77777777" w:rsidR="005B1A0B" w:rsidRPr="0074450A" w:rsidRDefault="005B1A0B" w:rsidP="005B1A0B">
      <w:pPr>
        <w:pStyle w:val="Heading3"/>
        <w:jc w:val="both"/>
        <w:rPr>
          <w:rFonts w:ascii="Times New Roman" w:hAnsi="Times New Roman" w:cs="Times New Roman"/>
        </w:rPr>
      </w:pPr>
      <w:bookmarkStart w:id="322" w:name="_Toc238279789"/>
      <w:bookmarkStart w:id="323" w:name="_Toc238561839"/>
      <w:r w:rsidRPr="0074450A">
        <w:rPr>
          <w:rFonts w:ascii="Times New Roman" w:hAnsi="Times New Roman" w:cs="Times New Roman"/>
        </w:rPr>
        <w:t>TC18: Assignment Submission</w:t>
      </w:r>
      <w:bookmarkEnd w:id="322"/>
      <w:bookmarkEnd w:id="32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5B1A0B" w:rsidRPr="0074450A" w14:paraId="376098FD" w14:textId="77777777" w:rsidTr="004F5E12">
        <w:tc>
          <w:tcPr>
            <w:tcW w:w="2200" w:type="dxa"/>
          </w:tcPr>
          <w:p w14:paraId="0107DCC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25AEA0E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student can submit a completed assignment.</w:t>
            </w:r>
          </w:p>
        </w:tc>
      </w:tr>
      <w:tr w:rsidR="005B1A0B" w:rsidRPr="0074450A" w14:paraId="201A38A4" w14:textId="77777777" w:rsidTr="004F5E12">
        <w:tc>
          <w:tcPr>
            <w:tcW w:w="2200" w:type="dxa"/>
          </w:tcPr>
          <w:p w14:paraId="0FD9EEA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36A62D0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Student is logged in; Assignment and required data are available.</w:t>
            </w:r>
          </w:p>
        </w:tc>
      </w:tr>
      <w:tr w:rsidR="005B1A0B" w:rsidRPr="0074450A" w14:paraId="2526D644" w14:textId="77777777" w:rsidTr="004F5E12">
        <w:tc>
          <w:tcPr>
            <w:tcW w:w="2200" w:type="dxa"/>
          </w:tcPr>
          <w:p w14:paraId="28FBAFE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5A9870A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completed set of UML artifacts for the assignment.</w:t>
            </w:r>
          </w:p>
        </w:tc>
      </w:tr>
      <w:tr w:rsidR="005B1A0B" w:rsidRPr="0074450A" w14:paraId="1523D35E" w14:textId="77777777" w:rsidTr="004F5E12">
        <w:tc>
          <w:tcPr>
            <w:tcW w:w="2200" w:type="dxa"/>
          </w:tcPr>
          <w:p w14:paraId="5DF6C47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5EDD152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Open the assignment and complete the required UML work.</w:t>
            </w:r>
          </w:p>
          <w:p w14:paraId="62814AE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2. Review the work, select submit, and confirm the submission.</w:t>
            </w:r>
          </w:p>
        </w:tc>
      </w:tr>
      <w:tr w:rsidR="005B1A0B" w:rsidRPr="0074450A" w14:paraId="59B4057A" w14:textId="77777777" w:rsidTr="004F5E12">
        <w:tc>
          <w:tcPr>
            <w:tcW w:w="2200" w:type="dxa"/>
          </w:tcPr>
          <w:p w14:paraId="1A70874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6A0194B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Submission is stored, its status changes appropriately, and the student can view the updated status.</w:t>
            </w:r>
          </w:p>
        </w:tc>
      </w:tr>
      <w:tr w:rsidR="005B1A0B" w:rsidRPr="0074450A" w14:paraId="7F8CA6DF" w14:textId="77777777" w:rsidTr="004F5E12">
        <w:tc>
          <w:tcPr>
            <w:tcW w:w="2200" w:type="dxa"/>
          </w:tcPr>
          <w:p w14:paraId="6A430BF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292EB2C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Pass: submission is successfully stored. </w:t>
            </w:r>
            <w:proofErr w:type="gramStart"/>
            <w:r w:rsidRPr="0074450A">
              <w:rPr>
                <w:rFonts w:ascii="Times New Roman" w:hAnsi="Times New Roman" w:cs="Times New Roman"/>
              </w:rPr>
              <w:t>Fail</w:t>
            </w:r>
            <w:proofErr w:type="gramEnd"/>
            <w:r w:rsidRPr="0074450A">
              <w:rPr>
                <w:rFonts w:ascii="Times New Roman" w:hAnsi="Times New Roman" w:cs="Times New Roman"/>
              </w:rPr>
              <w:t>: submission is not stored or the status is incorrect.</w:t>
            </w:r>
          </w:p>
        </w:tc>
      </w:tr>
    </w:tbl>
    <w:p w14:paraId="51EAB684" w14:textId="77777777" w:rsidR="005B1A0B" w:rsidRDefault="005B1A0B" w:rsidP="005B1A0B">
      <w:pPr>
        <w:jc w:val="both"/>
        <w:rPr>
          <w:rFonts w:ascii="Times New Roman" w:hAnsi="Times New Roman" w:cs="Times New Roman"/>
        </w:rPr>
      </w:pPr>
    </w:p>
    <w:p w14:paraId="3AE00E8E" w14:textId="77777777" w:rsidR="00802532" w:rsidRDefault="00802532" w:rsidP="005B1A0B">
      <w:pPr>
        <w:jc w:val="both"/>
        <w:rPr>
          <w:rFonts w:ascii="Times New Roman" w:hAnsi="Times New Roman" w:cs="Times New Roman"/>
        </w:rPr>
      </w:pPr>
    </w:p>
    <w:p w14:paraId="1C347316" w14:textId="77777777" w:rsidR="00802532" w:rsidRDefault="00802532" w:rsidP="005B1A0B">
      <w:pPr>
        <w:jc w:val="both"/>
        <w:rPr>
          <w:rFonts w:ascii="Times New Roman" w:hAnsi="Times New Roman" w:cs="Times New Roman"/>
        </w:rPr>
      </w:pPr>
    </w:p>
    <w:p w14:paraId="57BD3107" w14:textId="77777777" w:rsidR="00802532" w:rsidRPr="0074450A" w:rsidRDefault="00802532" w:rsidP="005B1A0B">
      <w:pPr>
        <w:jc w:val="both"/>
        <w:rPr>
          <w:rFonts w:ascii="Times New Roman" w:hAnsi="Times New Roman" w:cs="Times New Roman"/>
        </w:rPr>
      </w:pPr>
    </w:p>
    <w:p w14:paraId="3468C962" w14:textId="77777777" w:rsidR="005B1A0B" w:rsidRPr="0074450A" w:rsidRDefault="005B1A0B" w:rsidP="005B1A0B">
      <w:pPr>
        <w:pStyle w:val="Heading3"/>
        <w:jc w:val="both"/>
        <w:rPr>
          <w:rFonts w:ascii="Times New Roman" w:hAnsi="Times New Roman" w:cs="Times New Roman"/>
        </w:rPr>
      </w:pPr>
      <w:bookmarkStart w:id="324" w:name="_Toc238279790"/>
      <w:bookmarkStart w:id="325" w:name="_Toc238561840"/>
      <w:r w:rsidRPr="0074450A">
        <w:rPr>
          <w:rFonts w:ascii="Times New Roman" w:hAnsi="Times New Roman" w:cs="Times New Roman"/>
        </w:rPr>
        <w:lastRenderedPageBreak/>
        <w:t>TC19: Teacher Review and Evaluation</w:t>
      </w:r>
      <w:bookmarkEnd w:id="324"/>
      <w:bookmarkEnd w:id="32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5B1A0B" w:rsidRPr="0074450A" w14:paraId="7088AC84" w14:textId="77777777" w:rsidTr="004F5E12">
        <w:tc>
          <w:tcPr>
            <w:tcW w:w="2200" w:type="dxa"/>
          </w:tcPr>
          <w:p w14:paraId="33028FD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0455F44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a teacher can review a student submission and store an evaluation.</w:t>
            </w:r>
          </w:p>
        </w:tc>
      </w:tr>
      <w:tr w:rsidR="005B1A0B" w:rsidRPr="0074450A" w14:paraId="58BCA6B6" w14:textId="77777777" w:rsidTr="004F5E12">
        <w:tc>
          <w:tcPr>
            <w:tcW w:w="2200" w:type="dxa"/>
          </w:tcPr>
          <w:p w14:paraId="464F3FA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694A0C0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student submission exists; Teacher is logged in.</w:t>
            </w:r>
          </w:p>
        </w:tc>
      </w:tr>
      <w:tr w:rsidR="005B1A0B" w:rsidRPr="0074450A" w14:paraId="34A49705" w14:textId="77777777" w:rsidTr="004F5E12">
        <w:tc>
          <w:tcPr>
            <w:tcW w:w="2200" w:type="dxa"/>
          </w:tcPr>
          <w:p w14:paraId="58546E1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3A10E16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submitted assignment with completed UML work.</w:t>
            </w:r>
          </w:p>
        </w:tc>
      </w:tr>
      <w:tr w:rsidR="005B1A0B" w:rsidRPr="0074450A" w14:paraId="37DB557B" w14:textId="77777777" w:rsidTr="004F5E12">
        <w:tc>
          <w:tcPr>
            <w:tcW w:w="2200" w:type="dxa"/>
          </w:tcPr>
          <w:p w14:paraId="294269C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73E1557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1. Open the </w:t>
            </w:r>
            <w:proofErr w:type="gramStart"/>
            <w:r w:rsidRPr="0074450A">
              <w:rPr>
                <w:rFonts w:ascii="Times New Roman" w:hAnsi="Times New Roman" w:cs="Times New Roman"/>
              </w:rPr>
              <w:t>teacher</w:t>
            </w:r>
            <w:proofErr w:type="gramEnd"/>
            <w:r w:rsidRPr="0074450A">
              <w:rPr>
                <w:rFonts w:ascii="Times New Roman" w:hAnsi="Times New Roman" w:cs="Times New Roman"/>
              </w:rPr>
              <w:t xml:space="preserve"> dashboard and the student’s submission.</w:t>
            </w:r>
          </w:p>
          <w:p w14:paraId="269832A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2. Review the UML artifacts and </w:t>
            </w:r>
            <w:proofErr w:type="gramStart"/>
            <w:r w:rsidRPr="0074450A">
              <w:rPr>
                <w:rFonts w:ascii="Times New Roman" w:hAnsi="Times New Roman" w:cs="Times New Roman"/>
              </w:rPr>
              <w:t>checking</w:t>
            </w:r>
            <w:proofErr w:type="gramEnd"/>
            <w:r w:rsidRPr="0074450A">
              <w:rPr>
                <w:rFonts w:ascii="Times New Roman" w:hAnsi="Times New Roman" w:cs="Times New Roman"/>
              </w:rPr>
              <w:t xml:space="preserve"> results, then enter and save an evaluation.</w:t>
            </w:r>
          </w:p>
        </w:tc>
      </w:tr>
      <w:tr w:rsidR="005B1A0B" w:rsidRPr="0074450A" w14:paraId="76A01654" w14:textId="77777777" w:rsidTr="004F5E12">
        <w:tc>
          <w:tcPr>
            <w:tcW w:w="2200" w:type="dxa"/>
          </w:tcPr>
          <w:p w14:paraId="746B275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4DD16F1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evaluation is stored and can be viewed again.</w:t>
            </w:r>
          </w:p>
        </w:tc>
      </w:tr>
      <w:tr w:rsidR="005B1A0B" w:rsidRPr="0074450A" w14:paraId="65DA8A0C" w14:textId="77777777" w:rsidTr="004F5E12">
        <w:tc>
          <w:tcPr>
            <w:tcW w:w="2200" w:type="dxa"/>
          </w:tcPr>
          <w:p w14:paraId="7685853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7B54234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Pass: teacher evaluation and remarks are stored correctly. </w:t>
            </w:r>
            <w:proofErr w:type="gramStart"/>
            <w:r w:rsidRPr="0074450A">
              <w:rPr>
                <w:rFonts w:ascii="Times New Roman" w:hAnsi="Times New Roman" w:cs="Times New Roman"/>
              </w:rPr>
              <w:t>Fail</w:t>
            </w:r>
            <w:proofErr w:type="gramEnd"/>
            <w:r w:rsidRPr="0074450A">
              <w:rPr>
                <w:rFonts w:ascii="Times New Roman" w:hAnsi="Times New Roman" w:cs="Times New Roman"/>
              </w:rPr>
              <w:t>: evaluation is lost or saved against the wrong submission.</w:t>
            </w:r>
          </w:p>
        </w:tc>
      </w:tr>
    </w:tbl>
    <w:p w14:paraId="0BEEE92C" w14:textId="77777777" w:rsidR="005B1A0B" w:rsidRPr="0074450A" w:rsidRDefault="005B1A0B" w:rsidP="005B1A0B">
      <w:pPr>
        <w:jc w:val="both"/>
        <w:rPr>
          <w:rFonts w:ascii="Times New Roman" w:hAnsi="Times New Roman" w:cs="Times New Roman"/>
        </w:rPr>
      </w:pPr>
    </w:p>
    <w:p w14:paraId="6773E54B" w14:textId="77777777" w:rsidR="005B1A0B" w:rsidRPr="0074450A" w:rsidRDefault="005B1A0B" w:rsidP="005B1A0B">
      <w:pPr>
        <w:jc w:val="both"/>
        <w:rPr>
          <w:rFonts w:ascii="Times New Roman" w:hAnsi="Times New Roman" w:cs="Times New Roman"/>
        </w:rPr>
      </w:pPr>
    </w:p>
    <w:p w14:paraId="643063CF" w14:textId="77777777" w:rsidR="005B1A0B" w:rsidRPr="0074450A" w:rsidRDefault="005B1A0B" w:rsidP="005B1A0B">
      <w:pPr>
        <w:jc w:val="both"/>
        <w:rPr>
          <w:rFonts w:ascii="Times New Roman" w:hAnsi="Times New Roman" w:cs="Times New Roman"/>
        </w:rPr>
      </w:pPr>
    </w:p>
    <w:p w14:paraId="2F71D5D1" w14:textId="77777777" w:rsidR="005B1A0B" w:rsidRPr="0074450A" w:rsidRDefault="005B1A0B" w:rsidP="005B1A0B">
      <w:pPr>
        <w:pStyle w:val="Heading3"/>
        <w:jc w:val="both"/>
        <w:rPr>
          <w:rFonts w:ascii="Times New Roman" w:hAnsi="Times New Roman" w:cs="Times New Roman"/>
        </w:rPr>
      </w:pPr>
      <w:bookmarkStart w:id="326" w:name="_Toc238279791"/>
      <w:bookmarkStart w:id="327" w:name="_Toc238561841"/>
      <w:r w:rsidRPr="0074450A">
        <w:rPr>
          <w:rFonts w:ascii="Times New Roman" w:hAnsi="Times New Roman" w:cs="Times New Roman"/>
        </w:rPr>
        <w:t>TC20: Notification</w:t>
      </w:r>
      <w:bookmarkEnd w:id="326"/>
      <w:bookmarkEnd w:id="32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5B1A0B" w:rsidRPr="0074450A" w14:paraId="0AF74931" w14:textId="77777777" w:rsidTr="004F5E12">
        <w:tc>
          <w:tcPr>
            <w:tcW w:w="2200" w:type="dxa"/>
          </w:tcPr>
          <w:p w14:paraId="3D246FB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39DDBF0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supported system notifications are created and displayed correctly.</w:t>
            </w:r>
          </w:p>
        </w:tc>
      </w:tr>
      <w:tr w:rsidR="005B1A0B" w:rsidRPr="0074450A" w14:paraId="05CCCEC3" w14:textId="77777777" w:rsidTr="004F5E12">
        <w:tc>
          <w:tcPr>
            <w:tcW w:w="2200" w:type="dxa"/>
          </w:tcPr>
          <w:p w14:paraId="4BBF8CC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0E87AB8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notification-triggering action is available.</w:t>
            </w:r>
          </w:p>
        </w:tc>
      </w:tr>
      <w:tr w:rsidR="005B1A0B" w:rsidRPr="0074450A" w14:paraId="78246221" w14:textId="77777777" w:rsidTr="004F5E12">
        <w:tc>
          <w:tcPr>
            <w:tcW w:w="2200" w:type="dxa"/>
          </w:tcPr>
          <w:p w14:paraId="1D24CB7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279E1F5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An action that creates a notification (e.g. tutorial-mode approval).</w:t>
            </w:r>
          </w:p>
        </w:tc>
      </w:tr>
      <w:tr w:rsidR="005B1A0B" w:rsidRPr="0074450A" w14:paraId="037C2627" w14:textId="77777777" w:rsidTr="004F5E12">
        <w:tc>
          <w:tcPr>
            <w:tcW w:w="2200" w:type="dxa"/>
          </w:tcPr>
          <w:p w14:paraId="26D587E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68CC2CF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Perform an action that creates a notification.</w:t>
            </w:r>
          </w:p>
          <w:p w14:paraId="7BE6F85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2. Open the notification area and review it.</w:t>
            </w:r>
          </w:p>
          <w:p w14:paraId="66D138C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3. Mark it as read where supported.</w:t>
            </w:r>
          </w:p>
        </w:tc>
      </w:tr>
      <w:tr w:rsidR="005B1A0B" w:rsidRPr="0074450A" w14:paraId="24301C52" w14:textId="77777777" w:rsidTr="004F5E12">
        <w:tc>
          <w:tcPr>
            <w:tcW w:w="2200" w:type="dxa"/>
          </w:tcPr>
          <w:p w14:paraId="4CD0634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717EAFE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notification appears for the correct user and its read status updates correctly.</w:t>
            </w:r>
          </w:p>
        </w:tc>
      </w:tr>
      <w:tr w:rsidR="005B1A0B" w:rsidRPr="0074450A" w14:paraId="274EA979" w14:textId="77777777" w:rsidTr="004F5E12">
        <w:tc>
          <w:tcPr>
            <w:tcW w:w="2200" w:type="dxa"/>
          </w:tcPr>
          <w:p w14:paraId="64BB4E2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00B127C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Pass: notification is created for the correct user and status changes correctly. </w:t>
            </w:r>
            <w:proofErr w:type="gramStart"/>
            <w:r w:rsidRPr="0074450A">
              <w:rPr>
                <w:rFonts w:ascii="Times New Roman" w:hAnsi="Times New Roman" w:cs="Times New Roman"/>
              </w:rPr>
              <w:t>Fail</w:t>
            </w:r>
            <w:proofErr w:type="gramEnd"/>
            <w:r w:rsidRPr="0074450A">
              <w:rPr>
                <w:rFonts w:ascii="Times New Roman" w:hAnsi="Times New Roman" w:cs="Times New Roman"/>
              </w:rPr>
              <w:t>: notification is missing, sent to the wrong user, or cannot be updated.</w:t>
            </w:r>
          </w:p>
        </w:tc>
      </w:tr>
    </w:tbl>
    <w:p w14:paraId="0FC84DB2" w14:textId="77777777" w:rsidR="005B1A0B" w:rsidRDefault="005B1A0B" w:rsidP="005B1A0B">
      <w:pPr>
        <w:jc w:val="both"/>
        <w:rPr>
          <w:rFonts w:ascii="Times New Roman" w:hAnsi="Times New Roman" w:cs="Times New Roman"/>
        </w:rPr>
      </w:pPr>
    </w:p>
    <w:p w14:paraId="5D104F28" w14:textId="77777777" w:rsidR="00802532" w:rsidRPr="0074450A" w:rsidRDefault="00802532" w:rsidP="005B1A0B">
      <w:pPr>
        <w:jc w:val="both"/>
        <w:rPr>
          <w:rFonts w:ascii="Times New Roman" w:hAnsi="Times New Roman" w:cs="Times New Roman"/>
        </w:rPr>
      </w:pPr>
    </w:p>
    <w:p w14:paraId="12595044" w14:textId="77777777" w:rsidR="005B1A0B" w:rsidRPr="0074450A" w:rsidRDefault="005B1A0B" w:rsidP="005B1A0B">
      <w:pPr>
        <w:pStyle w:val="Heading3"/>
        <w:jc w:val="both"/>
        <w:rPr>
          <w:rFonts w:ascii="Times New Roman" w:hAnsi="Times New Roman" w:cs="Times New Roman"/>
        </w:rPr>
      </w:pPr>
      <w:bookmarkStart w:id="328" w:name="_Toc238279792"/>
      <w:bookmarkStart w:id="329" w:name="_Toc238561842"/>
      <w:r w:rsidRPr="0074450A">
        <w:rPr>
          <w:rFonts w:ascii="Times New Roman" w:hAnsi="Times New Roman" w:cs="Times New Roman"/>
        </w:rPr>
        <w:lastRenderedPageBreak/>
        <w:t>TC21: Unauthorized API Access</w:t>
      </w:r>
      <w:bookmarkEnd w:id="328"/>
      <w:bookmarkEnd w:id="32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5B1A0B" w:rsidRPr="0074450A" w14:paraId="6168F946" w14:textId="77777777" w:rsidTr="004F5E12">
        <w:tc>
          <w:tcPr>
            <w:tcW w:w="2200" w:type="dxa"/>
          </w:tcPr>
          <w:p w14:paraId="0768EB1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5F0F1A1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protected backend APIs cannot be accessed without proper authentication or authorization.</w:t>
            </w:r>
          </w:p>
        </w:tc>
      </w:tr>
      <w:tr w:rsidR="005B1A0B" w:rsidRPr="0074450A" w14:paraId="5E6FD583" w14:textId="77777777" w:rsidTr="004F5E12">
        <w:tc>
          <w:tcPr>
            <w:tcW w:w="2200" w:type="dxa"/>
          </w:tcPr>
          <w:p w14:paraId="132FDFD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2EAA82F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protected API endpoint is available.</w:t>
            </w:r>
          </w:p>
        </w:tc>
      </w:tr>
      <w:tr w:rsidR="005B1A0B" w:rsidRPr="0074450A" w14:paraId="66C6F376" w14:textId="77777777" w:rsidTr="004F5E12">
        <w:tc>
          <w:tcPr>
            <w:tcW w:w="2200" w:type="dxa"/>
          </w:tcPr>
          <w:p w14:paraId="035EE5E0"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6AA5695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request without valid authentication, and a request from an authenticated user with the wrong role.</w:t>
            </w:r>
          </w:p>
        </w:tc>
      </w:tr>
      <w:tr w:rsidR="005B1A0B" w:rsidRPr="0074450A" w14:paraId="1BBBBAA2" w14:textId="77777777" w:rsidTr="004F5E12">
        <w:tc>
          <w:tcPr>
            <w:tcW w:w="2200" w:type="dxa"/>
          </w:tcPr>
          <w:p w14:paraId="7976F34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636086F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Send a request without valid authentication.</w:t>
            </w:r>
          </w:p>
          <w:p w14:paraId="0927BD2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2. Repeat with an authenticated user having the wrong role.</w:t>
            </w:r>
          </w:p>
          <w:p w14:paraId="548F625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3. Review the responses.</w:t>
            </w:r>
          </w:p>
        </w:tc>
      </w:tr>
      <w:tr w:rsidR="005B1A0B" w:rsidRPr="0074450A" w14:paraId="60C42FA2" w14:textId="77777777" w:rsidTr="004F5E12">
        <w:tc>
          <w:tcPr>
            <w:tcW w:w="2200" w:type="dxa"/>
          </w:tcPr>
          <w:p w14:paraId="0BF3A05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1C5AC1A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backend rejects unauthorized requests.</w:t>
            </w:r>
          </w:p>
        </w:tc>
      </w:tr>
      <w:tr w:rsidR="005B1A0B" w:rsidRPr="0074450A" w14:paraId="00A256CB" w14:textId="77777777" w:rsidTr="004F5E12">
        <w:tc>
          <w:tcPr>
            <w:tcW w:w="2200" w:type="dxa"/>
          </w:tcPr>
          <w:p w14:paraId="61643F6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5DE04AC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Pass: unauthorized requests are rejected. Fail: protected data or functions are returned to an unauthorized user.</w:t>
            </w:r>
          </w:p>
        </w:tc>
      </w:tr>
    </w:tbl>
    <w:p w14:paraId="6EE865B0" w14:textId="77777777" w:rsidR="005B1A0B" w:rsidRPr="0074450A" w:rsidRDefault="005B1A0B" w:rsidP="005B1A0B">
      <w:pPr>
        <w:jc w:val="both"/>
        <w:rPr>
          <w:rFonts w:ascii="Times New Roman" w:hAnsi="Times New Roman" w:cs="Times New Roman"/>
        </w:rPr>
      </w:pPr>
    </w:p>
    <w:p w14:paraId="6491F6C4" w14:textId="77777777" w:rsidR="005B1A0B" w:rsidRPr="0074450A" w:rsidRDefault="005B1A0B" w:rsidP="005B1A0B">
      <w:pPr>
        <w:pStyle w:val="Heading3"/>
        <w:jc w:val="both"/>
        <w:rPr>
          <w:rFonts w:ascii="Times New Roman" w:hAnsi="Times New Roman" w:cs="Times New Roman"/>
        </w:rPr>
      </w:pPr>
      <w:bookmarkStart w:id="330" w:name="_Toc238279793"/>
      <w:bookmarkStart w:id="331" w:name="_Toc238561843"/>
      <w:r w:rsidRPr="0074450A">
        <w:rPr>
          <w:rFonts w:ascii="Times New Roman" w:hAnsi="Times New Roman" w:cs="Times New Roman"/>
        </w:rPr>
        <w:t>TC22: Database Save and Retrieval</w:t>
      </w:r>
      <w:bookmarkEnd w:id="330"/>
      <w:bookmarkEnd w:id="33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5B1A0B" w:rsidRPr="0074450A" w14:paraId="76CB86FB" w14:textId="77777777" w:rsidTr="004F5E12">
        <w:tc>
          <w:tcPr>
            <w:tcW w:w="2200" w:type="dxa"/>
          </w:tcPr>
          <w:p w14:paraId="4EB49CE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01F38896"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UML and assignment data is correctly stored in and retrieved from PostgreSQL.</w:t>
            </w:r>
          </w:p>
        </w:tc>
      </w:tr>
      <w:tr w:rsidR="005B1A0B" w:rsidRPr="0074450A" w14:paraId="608F9922" w14:textId="77777777" w:rsidTr="004F5E12">
        <w:tc>
          <w:tcPr>
            <w:tcW w:w="2200" w:type="dxa"/>
          </w:tcPr>
          <w:p w14:paraId="790636A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7E6AC18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PostgreSQL database is running; Prisma database connection is working.</w:t>
            </w:r>
          </w:p>
        </w:tc>
      </w:tr>
      <w:tr w:rsidR="005B1A0B" w:rsidRPr="0074450A" w14:paraId="7C45E650" w14:textId="77777777" w:rsidTr="004F5E12">
        <w:tc>
          <w:tcPr>
            <w:tcW w:w="2200" w:type="dxa"/>
          </w:tcPr>
          <w:p w14:paraId="7FF28AA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16BD6E87"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UML artifact to create or update.</w:t>
            </w:r>
          </w:p>
        </w:tc>
      </w:tr>
      <w:tr w:rsidR="005B1A0B" w:rsidRPr="0074450A" w14:paraId="7B166710" w14:textId="77777777" w:rsidTr="004F5E12">
        <w:tc>
          <w:tcPr>
            <w:tcW w:w="2200" w:type="dxa"/>
          </w:tcPr>
          <w:p w14:paraId="20A190E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714017D3"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Create or update a UML artifact and save it through the application.</w:t>
            </w:r>
          </w:p>
          <w:p w14:paraId="42DEDEC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2. Reload the relevant page and retrieve the stored data.</w:t>
            </w:r>
          </w:p>
        </w:tc>
      </w:tr>
      <w:tr w:rsidR="005B1A0B" w:rsidRPr="0074450A" w14:paraId="4D94136E" w14:textId="77777777" w:rsidTr="004F5E12">
        <w:tc>
          <w:tcPr>
            <w:tcW w:w="2200" w:type="dxa"/>
          </w:tcPr>
          <w:p w14:paraId="257CD60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412BEF9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The </w:t>
            </w:r>
            <w:proofErr w:type="gramStart"/>
            <w:r w:rsidRPr="0074450A">
              <w:rPr>
                <w:rFonts w:ascii="Times New Roman" w:hAnsi="Times New Roman" w:cs="Times New Roman"/>
              </w:rPr>
              <w:t>saved information</w:t>
            </w:r>
            <w:proofErr w:type="gramEnd"/>
            <w:r w:rsidRPr="0074450A">
              <w:rPr>
                <w:rFonts w:ascii="Times New Roman" w:hAnsi="Times New Roman" w:cs="Times New Roman"/>
              </w:rPr>
              <w:t xml:space="preserve"> is retrieved correctly.</w:t>
            </w:r>
          </w:p>
        </w:tc>
      </w:tr>
      <w:tr w:rsidR="005B1A0B" w:rsidRPr="0074450A" w14:paraId="5025972D" w14:textId="77777777" w:rsidTr="004F5E12">
        <w:tc>
          <w:tcPr>
            <w:tcW w:w="2200" w:type="dxa"/>
          </w:tcPr>
          <w:p w14:paraId="44BA420C"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38848D18"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Pass: stored data matches the submitted data. Fail: data is missing, changed unexpectedly, or associated with the wrong submission.</w:t>
            </w:r>
          </w:p>
        </w:tc>
      </w:tr>
    </w:tbl>
    <w:p w14:paraId="4D2581CC" w14:textId="77777777" w:rsidR="005B1A0B" w:rsidRDefault="005B1A0B" w:rsidP="005B1A0B">
      <w:pPr>
        <w:jc w:val="both"/>
        <w:rPr>
          <w:rFonts w:ascii="Times New Roman" w:hAnsi="Times New Roman" w:cs="Times New Roman"/>
        </w:rPr>
      </w:pPr>
    </w:p>
    <w:p w14:paraId="4AD3B6E9" w14:textId="77777777" w:rsidR="00802532" w:rsidRDefault="00802532" w:rsidP="005B1A0B">
      <w:pPr>
        <w:jc w:val="both"/>
        <w:rPr>
          <w:rFonts w:ascii="Times New Roman" w:hAnsi="Times New Roman" w:cs="Times New Roman"/>
        </w:rPr>
      </w:pPr>
    </w:p>
    <w:p w14:paraId="7D03EC9E" w14:textId="77777777" w:rsidR="00802532" w:rsidRPr="0074450A" w:rsidRDefault="00802532" w:rsidP="005B1A0B">
      <w:pPr>
        <w:jc w:val="both"/>
        <w:rPr>
          <w:rFonts w:ascii="Times New Roman" w:hAnsi="Times New Roman" w:cs="Times New Roman"/>
        </w:rPr>
      </w:pPr>
    </w:p>
    <w:p w14:paraId="32F150E4" w14:textId="77777777" w:rsidR="005B1A0B" w:rsidRPr="0074450A" w:rsidRDefault="005B1A0B" w:rsidP="005B1A0B">
      <w:pPr>
        <w:pStyle w:val="Heading3"/>
        <w:jc w:val="both"/>
        <w:rPr>
          <w:rFonts w:ascii="Times New Roman" w:hAnsi="Times New Roman" w:cs="Times New Roman"/>
        </w:rPr>
      </w:pPr>
      <w:bookmarkStart w:id="332" w:name="_Toc238279794"/>
      <w:bookmarkStart w:id="333" w:name="_Toc238561844"/>
      <w:r w:rsidRPr="0074450A">
        <w:rPr>
          <w:rFonts w:ascii="Times New Roman" w:hAnsi="Times New Roman" w:cs="Times New Roman"/>
        </w:rPr>
        <w:lastRenderedPageBreak/>
        <w:t>TC23: Report Generation</w:t>
      </w:r>
      <w:bookmarkEnd w:id="332"/>
      <w:bookmarkEnd w:id="33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00"/>
        <w:gridCol w:w="7150"/>
      </w:tblGrid>
      <w:tr w:rsidR="005B1A0B" w:rsidRPr="0074450A" w14:paraId="37C3B5EA" w14:textId="77777777" w:rsidTr="004F5E12">
        <w:tc>
          <w:tcPr>
            <w:tcW w:w="2200" w:type="dxa"/>
          </w:tcPr>
          <w:p w14:paraId="6EB9163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Purpose</w:t>
            </w:r>
          </w:p>
        </w:tc>
        <w:tc>
          <w:tcPr>
            <w:tcW w:w="7150" w:type="dxa"/>
          </w:tcPr>
          <w:p w14:paraId="4D971314"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Verify that checking and evaluation information can be displayed or exported through the supported reporting functionality.</w:t>
            </w:r>
          </w:p>
        </w:tc>
      </w:tr>
      <w:tr w:rsidR="005B1A0B" w:rsidRPr="0074450A" w14:paraId="34CB788D" w14:textId="77777777" w:rsidTr="004F5E12">
        <w:tc>
          <w:tcPr>
            <w:tcW w:w="2200" w:type="dxa"/>
          </w:tcPr>
          <w:p w14:paraId="6A26AF1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Preconditions</w:t>
            </w:r>
          </w:p>
        </w:tc>
        <w:tc>
          <w:tcPr>
            <w:tcW w:w="7150" w:type="dxa"/>
          </w:tcPr>
          <w:p w14:paraId="69170FF1"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submission has checking results or evaluation information.</w:t>
            </w:r>
          </w:p>
        </w:tc>
      </w:tr>
      <w:tr w:rsidR="005B1A0B" w:rsidRPr="0074450A" w14:paraId="1907A607" w14:textId="77777777" w:rsidTr="004F5E12">
        <w:tc>
          <w:tcPr>
            <w:tcW w:w="2200" w:type="dxa"/>
          </w:tcPr>
          <w:p w14:paraId="7CDC978E"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Inputs</w:t>
            </w:r>
          </w:p>
        </w:tc>
        <w:tc>
          <w:tcPr>
            <w:tcW w:w="7150" w:type="dxa"/>
          </w:tcPr>
          <w:p w14:paraId="35AF16BA"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A submission with completed checking/evaluation data.</w:t>
            </w:r>
          </w:p>
        </w:tc>
      </w:tr>
      <w:tr w:rsidR="005B1A0B" w:rsidRPr="0074450A" w14:paraId="22491CD1" w14:textId="77777777" w:rsidTr="004F5E12">
        <w:tc>
          <w:tcPr>
            <w:tcW w:w="2200" w:type="dxa"/>
          </w:tcPr>
          <w:p w14:paraId="557926D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Test Procedure</w:t>
            </w:r>
          </w:p>
        </w:tc>
        <w:tc>
          <w:tcPr>
            <w:tcW w:w="7150" w:type="dxa"/>
          </w:tcPr>
          <w:p w14:paraId="23D31CAF"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1. Open the relevant submission and the report area.</w:t>
            </w:r>
          </w:p>
          <w:p w14:paraId="7500299B"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2. Review the </w:t>
            </w:r>
            <w:proofErr w:type="gramStart"/>
            <w:r w:rsidRPr="0074450A">
              <w:rPr>
                <w:rFonts w:ascii="Times New Roman" w:hAnsi="Times New Roman" w:cs="Times New Roman"/>
              </w:rPr>
              <w:t>displayed report</w:t>
            </w:r>
            <w:proofErr w:type="gramEnd"/>
            <w:r w:rsidRPr="0074450A">
              <w:rPr>
                <w:rFonts w:ascii="Times New Roman" w:hAnsi="Times New Roman" w:cs="Times New Roman"/>
              </w:rPr>
              <w:t xml:space="preserve"> and use the supported export option where available.</w:t>
            </w:r>
          </w:p>
        </w:tc>
      </w:tr>
      <w:tr w:rsidR="005B1A0B" w:rsidRPr="0074450A" w14:paraId="36BD53C0" w14:textId="77777777" w:rsidTr="004F5E12">
        <w:tc>
          <w:tcPr>
            <w:tcW w:w="2200" w:type="dxa"/>
          </w:tcPr>
          <w:p w14:paraId="69E33AFD"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Expected Output</w:t>
            </w:r>
          </w:p>
        </w:tc>
        <w:tc>
          <w:tcPr>
            <w:tcW w:w="7150" w:type="dxa"/>
          </w:tcPr>
          <w:p w14:paraId="4D5AFD89"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The report contains the available checking/evaluation information.</w:t>
            </w:r>
          </w:p>
        </w:tc>
      </w:tr>
      <w:tr w:rsidR="005B1A0B" w:rsidRPr="0074450A" w14:paraId="2B1BC963" w14:textId="77777777" w:rsidTr="004F5E12">
        <w:tc>
          <w:tcPr>
            <w:tcW w:w="2200" w:type="dxa"/>
          </w:tcPr>
          <w:p w14:paraId="1842C492"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b/>
              </w:rPr>
              <w:t>Pass/Fail Criteria</w:t>
            </w:r>
          </w:p>
        </w:tc>
        <w:tc>
          <w:tcPr>
            <w:tcW w:w="7150" w:type="dxa"/>
          </w:tcPr>
          <w:p w14:paraId="547BC405" w14:textId="77777777" w:rsidR="005B1A0B" w:rsidRPr="0074450A" w:rsidRDefault="005B1A0B" w:rsidP="004F5E12">
            <w:pPr>
              <w:jc w:val="both"/>
              <w:rPr>
                <w:rFonts w:ascii="Times New Roman" w:hAnsi="Times New Roman" w:cs="Times New Roman"/>
              </w:rPr>
            </w:pPr>
            <w:r w:rsidRPr="0074450A">
              <w:rPr>
                <w:rFonts w:ascii="Times New Roman" w:hAnsi="Times New Roman" w:cs="Times New Roman"/>
              </w:rPr>
              <w:t xml:space="preserve">Pass: report is generated with correct information. </w:t>
            </w:r>
            <w:proofErr w:type="gramStart"/>
            <w:r w:rsidRPr="0074450A">
              <w:rPr>
                <w:rFonts w:ascii="Times New Roman" w:hAnsi="Times New Roman" w:cs="Times New Roman"/>
              </w:rPr>
              <w:t>Fail</w:t>
            </w:r>
            <w:proofErr w:type="gramEnd"/>
            <w:r w:rsidRPr="0074450A">
              <w:rPr>
                <w:rFonts w:ascii="Times New Roman" w:hAnsi="Times New Roman" w:cs="Times New Roman"/>
              </w:rPr>
              <w:t>: report is missing, incomplete, or contains incorrect submission data.</w:t>
            </w:r>
          </w:p>
        </w:tc>
      </w:tr>
    </w:tbl>
    <w:p w14:paraId="50F5D8D2" w14:textId="77777777" w:rsidR="005B1A0B" w:rsidRPr="0074450A" w:rsidRDefault="005B1A0B" w:rsidP="005B1A0B">
      <w:pPr>
        <w:pStyle w:val="Heading1"/>
        <w:jc w:val="both"/>
        <w:rPr>
          <w:rFonts w:ascii="Times New Roman" w:hAnsi="Times New Roman" w:cs="Times New Roman"/>
        </w:rPr>
      </w:pPr>
      <w:bookmarkStart w:id="334" w:name="_Toc238279795"/>
      <w:bookmarkStart w:id="335" w:name="_Toc238561845"/>
      <w:r w:rsidRPr="0074450A">
        <w:rPr>
          <w:rFonts w:ascii="Times New Roman" w:hAnsi="Times New Roman" w:cs="Times New Roman"/>
        </w:rPr>
        <w:t>5.9 Test Execution, Logs, and Incident Reporting</w:t>
      </w:r>
      <w:bookmarkEnd w:id="334"/>
      <w:bookmarkEnd w:id="335"/>
    </w:p>
    <w:p w14:paraId="028BD3DF" w14:textId="1054D372"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test cases above define what should be tested; the </w:t>
      </w:r>
      <w:proofErr w:type="gramStart"/>
      <w:r w:rsidRPr="0074450A">
        <w:rPr>
          <w:rFonts w:ascii="Times New Roman" w:hAnsi="Times New Roman" w:cs="Times New Roman"/>
        </w:rPr>
        <w:t>final results</w:t>
      </w:r>
      <w:proofErr w:type="gramEnd"/>
      <w:r w:rsidRPr="0074450A">
        <w:rPr>
          <w:rFonts w:ascii="Times New Roman" w:hAnsi="Times New Roman" w:cs="Times New Roman"/>
        </w:rPr>
        <w:t xml:space="preserve"> should be recorded separately. </w:t>
      </w:r>
      <w:r w:rsidRPr="00E27B28">
        <w:rPr>
          <w:rFonts w:ascii="Times New Roman" w:hAnsi="Times New Roman" w:cs="Times New Roman"/>
          <w:highlight w:val="yellow"/>
          <w:rPrChange w:id="336" w:author="Onaiza Maqbool" w:date="2026-08-26T16:35:00Z" w16du:dateUtc="2026-08-26T11:35:00Z">
            <w:rPr>
              <w:rFonts w:ascii="Times New Roman" w:hAnsi="Times New Roman" w:cs="Times New Roman"/>
            </w:rPr>
          </w:rPrChange>
        </w:rPr>
        <w:t>Each test is marked PASS (actual result matches expected), FAIL (it does not), or BLOCKED (the test cannot be run because a required service or condition is unavailable). For each executed test, the log in Appendix A should record the test ID, date and time, tester, environment, input used, expected and actual result, status, and a screenshot or log reference. If a test fails, an incident report should record an incident ID, the related test case, a description of what went wrong, the expected and actual result, severity (Low/Medium/High/Critical), steps to reproduce, the resolution applied, and the retest result.</w:t>
      </w:r>
      <w:ins w:id="337" w:author="Onaiza Maqbool" w:date="2026-08-26T16:35:00Z" w16du:dateUtc="2026-08-26T11:35:00Z">
        <w:r w:rsidR="00E27B28">
          <w:rPr>
            <w:rFonts w:ascii="Times New Roman" w:hAnsi="Times New Roman" w:cs="Times New Roman"/>
          </w:rPr>
          <w:t xml:space="preserve"> Where is the log in app</w:t>
        </w:r>
      </w:ins>
      <w:ins w:id="338" w:author="Onaiza Maqbool" w:date="2026-08-26T16:36:00Z" w16du:dateUtc="2026-08-26T11:36:00Z">
        <w:r w:rsidR="00E27B28">
          <w:rPr>
            <w:rFonts w:ascii="Times New Roman" w:hAnsi="Times New Roman" w:cs="Times New Roman"/>
          </w:rPr>
          <w:t>endix A</w:t>
        </w:r>
      </w:ins>
    </w:p>
    <w:p w14:paraId="494BD4D9" w14:textId="77777777" w:rsidR="005B1A0B" w:rsidRPr="0074450A" w:rsidRDefault="005B1A0B" w:rsidP="005B1A0B">
      <w:pPr>
        <w:jc w:val="both"/>
        <w:rPr>
          <w:rFonts w:ascii="Times New Roman" w:hAnsi="Times New Roman" w:cs="Times New Roman"/>
        </w:rPr>
      </w:pPr>
    </w:p>
    <w:p w14:paraId="7D316392" w14:textId="77777777" w:rsidR="005B1A0B" w:rsidRPr="0074450A" w:rsidRDefault="005B1A0B" w:rsidP="005B1A0B">
      <w:pPr>
        <w:pStyle w:val="Heading1"/>
        <w:jc w:val="both"/>
        <w:rPr>
          <w:rFonts w:ascii="Times New Roman" w:hAnsi="Times New Roman" w:cs="Times New Roman"/>
        </w:rPr>
      </w:pPr>
      <w:bookmarkStart w:id="339" w:name="_Toc238279796"/>
      <w:bookmarkStart w:id="340" w:name="_Toc238561846"/>
      <w:r w:rsidRPr="0074450A">
        <w:rPr>
          <w:rFonts w:ascii="Times New Roman" w:hAnsi="Times New Roman" w:cs="Times New Roman"/>
        </w:rPr>
        <w:t>5.10 Checking Engine Test Coverage</w:t>
      </w:r>
      <w:bookmarkEnd w:id="339"/>
      <w:bookmarkEnd w:id="340"/>
    </w:p>
    <w:p w14:paraId="6AC5C79B"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Because the checking engine contains </w:t>
      </w:r>
      <w:proofErr w:type="gramStart"/>
      <w:r w:rsidRPr="0074450A">
        <w:rPr>
          <w:rFonts w:ascii="Times New Roman" w:hAnsi="Times New Roman" w:cs="Times New Roman"/>
        </w:rPr>
        <w:t>a large number of</w:t>
      </w:r>
      <w:proofErr w:type="gramEnd"/>
      <w:r w:rsidRPr="0074450A">
        <w:rPr>
          <w:rFonts w:ascii="Times New Roman" w:hAnsi="Times New Roman" w:cs="Times New Roman"/>
        </w:rPr>
        <w:t xml:space="preserve"> validation rules, its testing needs to cover more than whether the engine runs without crashing. Testing is split into two complementary categories:</w:t>
      </w:r>
    </w:p>
    <w:p w14:paraId="408770FB"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b/>
          <w:bCs/>
        </w:rPr>
        <w:t>Positive tests</w:t>
      </w:r>
      <w:r w:rsidRPr="0074450A">
        <w:rPr>
          <w:rFonts w:ascii="Times New Roman" w:hAnsi="Times New Roman" w:cs="Times New Roman"/>
        </w:rPr>
        <w:t xml:space="preserve"> a correct UML model should not produce incorrect errors. This guards against over-eager rules that would frustrate students who have modelled something correctly.</w:t>
      </w:r>
    </w:p>
    <w:p w14:paraId="270627C6"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b/>
          <w:bCs/>
        </w:rPr>
        <w:t>Negative tests</w:t>
      </w:r>
      <w:r w:rsidRPr="0074450A">
        <w:rPr>
          <w:rFonts w:ascii="Times New Roman" w:hAnsi="Times New Roman" w:cs="Times New Roman"/>
        </w:rPr>
        <w:t xml:space="preserve"> a deliberately incorrect UML model should produce the expected checking result, with the correct rule code, severity, and (where applicable) suggestion.</w:t>
      </w:r>
    </w:p>
    <w:p w14:paraId="3230A18F"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Beyond individual rules, checking-engine testing also covers correct rule selection for a given diagram type, rule dependency </w:t>
      </w:r>
      <w:proofErr w:type="spellStart"/>
      <w:r w:rsidRPr="0074450A">
        <w:rPr>
          <w:rFonts w:ascii="Times New Roman" w:hAnsi="Times New Roman" w:cs="Times New Roman"/>
        </w:rPr>
        <w:t>behaviour</w:t>
      </w:r>
      <w:proofErr w:type="spellEnd"/>
      <w:r w:rsidRPr="0074450A">
        <w:rPr>
          <w:rFonts w:ascii="Times New Roman" w:hAnsi="Times New Roman" w:cs="Times New Roman"/>
        </w:rPr>
        <w:t xml:space="preserve"> (so a root problem does not generate a flood of secondary errors), the accuracy of generated suggestions, and cross-diagram semantic consistency checks. A test that only confirms the </w:t>
      </w:r>
      <w:r w:rsidRPr="0074450A">
        <w:rPr>
          <w:rFonts w:ascii="Times New Roman" w:hAnsi="Times New Roman" w:cs="Times New Roman"/>
        </w:rPr>
        <w:lastRenderedPageBreak/>
        <w:t xml:space="preserve">engine executed without error is not </w:t>
      </w:r>
      <w:proofErr w:type="gramStart"/>
      <w:r w:rsidRPr="0074450A">
        <w:rPr>
          <w:rFonts w:ascii="Times New Roman" w:hAnsi="Times New Roman" w:cs="Times New Roman"/>
        </w:rPr>
        <w:t>sufficient  the</w:t>
      </w:r>
      <w:proofErr w:type="gramEnd"/>
      <w:r w:rsidRPr="0074450A">
        <w:rPr>
          <w:rFonts w:ascii="Times New Roman" w:hAnsi="Times New Roman" w:cs="Times New Roman"/>
        </w:rPr>
        <w:t xml:space="preserve"> output must also match the expected result for that specific input.</w:t>
      </w:r>
    </w:p>
    <w:p w14:paraId="0EB2C17F" w14:textId="77777777" w:rsidR="005B1A0B" w:rsidRPr="0074450A" w:rsidRDefault="005B1A0B" w:rsidP="005B1A0B">
      <w:pPr>
        <w:pStyle w:val="Heading1"/>
        <w:jc w:val="both"/>
        <w:rPr>
          <w:rFonts w:ascii="Times New Roman" w:hAnsi="Times New Roman" w:cs="Times New Roman"/>
        </w:rPr>
      </w:pPr>
      <w:bookmarkStart w:id="341" w:name="_Toc238279797"/>
      <w:bookmarkStart w:id="342" w:name="_Toc238561847"/>
      <w:r w:rsidRPr="0074450A">
        <w:rPr>
          <w:rFonts w:ascii="Times New Roman" w:hAnsi="Times New Roman" w:cs="Times New Roman"/>
        </w:rPr>
        <w:t>5.11 Regression Testing and Test Environment</w:t>
      </w:r>
      <w:bookmarkEnd w:id="341"/>
      <w:bookmarkEnd w:id="342"/>
    </w:p>
    <w:p w14:paraId="7AB5D0BE"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Regression testing is run after important changes to the </w:t>
      </w:r>
      <w:proofErr w:type="gramStart"/>
      <w:r w:rsidRPr="0074450A">
        <w:rPr>
          <w:rFonts w:ascii="Times New Roman" w:hAnsi="Times New Roman" w:cs="Times New Roman"/>
        </w:rPr>
        <w:t>code, and</w:t>
      </w:r>
      <w:proofErr w:type="gramEnd"/>
      <w:r w:rsidRPr="0074450A">
        <w:rPr>
          <w:rFonts w:ascii="Times New Roman" w:hAnsi="Times New Roman" w:cs="Times New Roman"/>
        </w:rPr>
        <w:t xml:space="preserve"> is especially important for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because a change to a shared checking rule can affect several checking areas at once (e.g. Use Case Diagram, Description, SSD, Class Diagram, Sequence Diagram, and Cross-Diagram checking together). </w:t>
      </w:r>
      <w:proofErr w:type="gramStart"/>
      <w:r w:rsidRPr="0074450A">
        <w:rPr>
          <w:rFonts w:ascii="Times New Roman" w:hAnsi="Times New Roman" w:cs="Times New Roman"/>
        </w:rPr>
        <w:t>Previously-passed</w:t>
      </w:r>
      <w:proofErr w:type="gramEnd"/>
      <w:r w:rsidRPr="0074450A">
        <w:rPr>
          <w:rFonts w:ascii="Times New Roman" w:hAnsi="Times New Roman" w:cs="Times New Roman"/>
        </w:rPr>
        <w:t xml:space="preserve"> tests should therefore be re-run after changes to the checking engine. The test environment mirrors the production architecture from Chapter 3: browser, </w:t>
      </w:r>
      <w:proofErr w:type="gramStart"/>
      <w:r w:rsidRPr="0074450A">
        <w:rPr>
          <w:rFonts w:ascii="Times New Roman" w:hAnsi="Times New Roman" w:cs="Times New Roman"/>
        </w:rPr>
        <w:t>React</w:t>
      </w:r>
      <w:proofErr w:type="gramEnd"/>
      <w:r w:rsidRPr="0074450A">
        <w:rPr>
          <w:rFonts w:ascii="Times New Roman" w:hAnsi="Times New Roman" w:cs="Times New Roman"/>
        </w:rPr>
        <w:t xml:space="preserve"> frontend, Node.js/Express backend (with Firebase Authentication, the checking engine, and requirement/NLP processing), Prisma ORM, and </w:t>
      </w:r>
      <w:proofErr w:type="gramStart"/>
      <w:r w:rsidRPr="0074450A">
        <w:rPr>
          <w:rFonts w:ascii="Times New Roman" w:hAnsi="Times New Roman" w:cs="Times New Roman"/>
        </w:rPr>
        <w:t>PostgreSQL  all</w:t>
      </w:r>
      <w:proofErr w:type="gramEnd"/>
      <w:r w:rsidRPr="0074450A">
        <w:rPr>
          <w:rFonts w:ascii="Times New Roman" w:hAnsi="Times New Roman" w:cs="Times New Roman"/>
        </w:rPr>
        <w:t xml:space="preserve"> required services should be running before integration tests are performed.</w:t>
      </w:r>
    </w:p>
    <w:p w14:paraId="2C15FE4A" w14:textId="77777777" w:rsidR="005B1A0B" w:rsidRPr="0074450A" w:rsidRDefault="005B1A0B" w:rsidP="005B1A0B">
      <w:pPr>
        <w:pStyle w:val="Heading1"/>
        <w:jc w:val="both"/>
        <w:rPr>
          <w:rFonts w:ascii="Times New Roman" w:hAnsi="Times New Roman" w:cs="Times New Roman"/>
        </w:rPr>
      </w:pPr>
      <w:bookmarkStart w:id="343" w:name="_Toc238279798"/>
      <w:bookmarkStart w:id="344" w:name="_Toc238561848"/>
      <w:r w:rsidRPr="0074450A">
        <w:rPr>
          <w:rFonts w:ascii="Times New Roman" w:hAnsi="Times New Roman" w:cs="Times New Roman"/>
        </w:rPr>
        <w:t>5.12 Summary</w:t>
      </w:r>
      <w:bookmarkEnd w:id="343"/>
      <w:bookmarkEnd w:id="344"/>
    </w:p>
    <w:p w14:paraId="62C91AB2"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This chapter described the testing approach for </w:t>
      </w:r>
      <w:proofErr w:type="spellStart"/>
      <w:r w:rsidRPr="0074450A">
        <w:rPr>
          <w:rFonts w:ascii="Times New Roman" w:hAnsi="Times New Roman" w:cs="Times New Roman"/>
        </w:rPr>
        <w:t>UMLTutor</w:t>
      </w:r>
      <w:proofErr w:type="spellEnd"/>
      <w:r w:rsidRPr="0074450A">
        <w:rPr>
          <w:rFonts w:ascii="Times New Roman" w:hAnsi="Times New Roman" w:cs="Times New Roman"/>
        </w:rPr>
        <w:t>, covering authentication, class and assignment management, the five UML editors, requirement/case-study processing, automated and cross-diagram consistency checking, tutorial support, submission, teacher evaluation, notifications, database operations, and reports. The checking engine needs particular attention because of its 124-rule registry, so testing includes both correct and incorrect models, individual checking areas, rule dependencies, and cross-diagram consistency. Unit, integration, API, functional, security, and UI testing are used according to the part of the system under test; actual PASS/FAIL/BLOCKED status and supporting evidence should be added to Appendix A once each test has been executed.</w:t>
      </w:r>
    </w:p>
    <w:p w14:paraId="5812193F" w14:textId="77777777" w:rsidR="005B1A0B" w:rsidRPr="0074450A" w:rsidRDefault="005B1A0B" w:rsidP="005B1A0B">
      <w:pPr>
        <w:jc w:val="both"/>
        <w:rPr>
          <w:rFonts w:ascii="Times New Roman" w:hAnsi="Times New Roman" w:cs="Times New Roman"/>
        </w:rPr>
      </w:pPr>
    </w:p>
    <w:bookmarkEnd w:id="265"/>
    <w:p w14:paraId="495F6605" w14:textId="77777777" w:rsidR="005B1A0B" w:rsidRPr="0074450A" w:rsidRDefault="005B1A0B" w:rsidP="005B1A0B">
      <w:pPr>
        <w:jc w:val="both"/>
        <w:rPr>
          <w:rFonts w:ascii="Times New Roman" w:hAnsi="Times New Roman" w:cs="Times New Roman"/>
        </w:rPr>
        <w:sectPr w:rsidR="005B1A0B" w:rsidRPr="0074450A" w:rsidSect="005B1A0B">
          <w:headerReference w:type="default" r:id="rId59"/>
          <w:footerReference w:type="default" r:id="rId6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49"/>
          <w:cols w:space="720"/>
          <w:docGrid w:linePitch="360"/>
        </w:sectPr>
      </w:pPr>
    </w:p>
    <w:p w14:paraId="59AF2E21" w14:textId="77777777" w:rsidR="00CC5D85" w:rsidRDefault="00CC5D85" w:rsidP="009B6354"/>
    <w:p w14:paraId="27E740F0" w14:textId="77777777" w:rsidR="00CC5D85" w:rsidRDefault="00CC5D85" w:rsidP="009B6354"/>
    <w:p w14:paraId="063FD225" w14:textId="77777777" w:rsidR="00CC5D85" w:rsidRDefault="00CC5D85" w:rsidP="009B6354"/>
    <w:p w14:paraId="5C079B93" w14:textId="77777777" w:rsidR="00CC5D85" w:rsidRDefault="00CC5D85" w:rsidP="009B6354"/>
    <w:p w14:paraId="297581DA" w14:textId="77777777" w:rsidR="00CC5D85" w:rsidRDefault="00CC5D85" w:rsidP="009B6354"/>
    <w:p w14:paraId="4559AD08" w14:textId="77777777" w:rsidR="00CC5D85" w:rsidRDefault="00CC5D85" w:rsidP="009B6354"/>
    <w:p w14:paraId="48739C1A" w14:textId="77777777" w:rsidR="009B6354" w:rsidRDefault="009B6354" w:rsidP="009B6354"/>
    <w:p w14:paraId="677B5484" w14:textId="77777777" w:rsidR="009B6354" w:rsidRDefault="009B6354" w:rsidP="009B6354"/>
    <w:p w14:paraId="7678F90F" w14:textId="77777777" w:rsidR="009B6354" w:rsidRDefault="009B6354" w:rsidP="009B6354"/>
    <w:p w14:paraId="58E7EDE1" w14:textId="77777777" w:rsidR="009B6354" w:rsidRDefault="009B6354" w:rsidP="009B6354"/>
    <w:p w14:paraId="09D23FDB" w14:textId="77777777" w:rsidR="009B6354" w:rsidRDefault="009B6354" w:rsidP="009B6354"/>
    <w:p w14:paraId="5E4BD4FC" w14:textId="77777777" w:rsidR="009B6354" w:rsidRDefault="009B6354" w:rsidP="009B6354"/>
    <w:p w14:paraId="6BD9A960" w14:textId="1C034ACF" w:rsidR="005B1A0B" w:rsidRPr="0074450A" w:rsidRDefault="005B1A0B" w:rsidP="00CC5D85">
      <w:pPr>
        <w:pStyle w:val="Heading1"/>
        <w:jc w:val="center"/>
        <w:rPr>
          <w:rFonts w:ascii="Times New Roman" w:hAnsi="Times New Roman" w:cs="Times New Roman"/>
          <w:color w:val="000000" w:themeColor="text1"/>
          <w:sz w:val="44"/>
          <w:szCs w:val="44"/>
        </w:rPr>
      </w:pPr>
      <w:bookmarkStart w:id="345" w:name="_Toc238561849"/>
      <w:r w:rsidRPr="0074450A">
        <w:rPr>
          <w:rFonts w:ascii="Times New Roman" w:hAnsi="Times New Roman" w:cs="Times New Roman"/>
          <w:b/>
          <w:color w:val="000000" w:themeColor="text1"/>
          <w:sz w:val="44"/>
          <w:szCs w:val="44"/>
        </w:rPr>
        <w:t>CHAPTER 6</w:t>
      </w:r>
      <w:bookmarkEnd w:id="345"/>
    </w:p>
    <w:p w14:paraId="1843C6BB" w14:textId="77777777" w:rsidR="005B1A0B" w:rsidRPr="0074450A" w:rsidRDefault="005B1A0B" w:rsidP="00CC5D85">
      <w:pPr>
        <w:pStyle w:val="Heading1"/>
        <w:jc w:val="center"/>
        <w:rPr>
          <w:rFonts w:ascii="Times New Roman" w:hAnsi="Times New Roman" w:cs="Times New Roman"/>
          <w:color w:val="000000" w:themeColor="text1"/>
        </w:rPr>
      </w:pPr>
      <w:bookmarkStart w:id="346" w:name="_Toc238561850"/>
      <w:r w:rsidRPr="0074450A">
        <w:rPr>
          <w:rFonts w:ascii="Times New Roman" w:hAnsi="Times New Roman" w:cs="Times New Roman"/>
          <w:b/>
          <w:color w:val="000000" w:themeColor="text1"/>
          <w:sz w:val="28"/>
          <w:szCs w:val="28"/>
        </w:rPr>
        <w:t>CONCLUSION AND FUTURE WORK</w:t>
      </w:r>
      <w:bookmarkEnd w:id="346"/>
    </w:p>
    <w:p w14:paraId="11B29DDC" w14:textId="5B41EA47" w:rsidR="005B1A0B" w:rsidRPr="0074450A" w:rsidRDefault="005B1A0B" w:rsidP="00CC5D85">
      <w:pPr>
        <w:pStyle w:val="TOCHeading"/>
        <w:jc w:val="both"/>
        <w:rPr>
          <w:rFonts w:ascii="Times New Roman" w:hAnsi="Times New Roman" w:cs="Times New Roman"/>
        </w:rPr>
        <w:sectPr w:rsidR="005B1A0B" w:rsidRPr="0074450A" w:rsidSect="005B1A0B">
          <w:headerReference w:type="default" r:id="rId61"/>
          <w:footerReference w:type="default" r:id="rId6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C5EAAF6" w14:textId="77777777" w:rsidR="005B1A0B" w:rsidRPr="0074450A" w:rsidRDefault="005B1A0B" w:rsidP="005B1A0B">
      <w:pPr>
        <w:pStyle w:val="Heading1"/>
        <w:jc w:val="both"/>
        <w:rPr>
          <w:rFonts w:ascii="Times New Roman" w:hAnsi="Times New Roman" w:cs="Times New Roman"/>
        </w:rPr>
      </w:pPr>
      <w:bookmarkStart w:id="347" w:name="_Toc238561851"/>
      <w:r w:rsidRPr="0074450A">
        <w:rPr>
          <w:rFonts w:ascii="Times New Roman" w:hAnsi="Times New Roman" w:cs="Times New Roman"/>
        </w:rPr>
        <w:lastRenderedPageBreak/>
        <w:t>6.1 Conclusion</w:t>
      </w:r>
      <w:bookmarkEnd w:id="347"/>
    </w:p>
    <w:p w14:paraId="26D14F06" w14:textId="77777777" w:rsidR="005B1A0B" w:rsidRPr="0074450A" w:rsidRDefault="005B1A0B" w:rsidP="005B1A0B">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is a web-based learning and assessment system built to help students learn UML modeling and improve their understanding through practical work. It gives students a structured environment to create UML models, receive automated feedback, correct their work, and submit assignments for teacher review, across five UML artifacts: Use Case Diagram, Use Case Description, System Sequence Diagram, Class Diagram, and Sequence Diagram. These are not treated as separate </w:t>
      </w:r>
      <w:proofErr w:type="gramStart"/>
      <w:r w:rsidRPr="0074450A">
        <w:rPr>
          <w:rFonts w:ascii="Times New Roman" w:hAnsi="Times New Roman" w:cs="Times New Roman"/>
        </w:rPr>
        <w:t xml:space="preserve">diagrams  </w:t>
      </w:r>
      <w:proofErr w:type="spellStart"/>
      <w:r w:rsidRPr="0074450A">
        <w:rPr>
          <w:rFonts w:ascii="Times New Roman" w:hAnsi="Times New Roman" w:cs="Times New Roman"/>
        </w:rPr>
        <w:t>UMLTutor</w:t>
      </w:r>
      <w:proofErr w:type="spellEnd"/>
      <w:proofErr w:type="gramEnd"/>
      <w:r w:rsidRPr="0074450A">
        <w:rPr>
          <w:rFonts w:ascii="Times New Roman" w:hAnsi="Times New Roman" w:cs="Times New Roman"/>
        </w:rPr>
        <w:t xml:space="preserve"> also checks the relationships and consistency between them, which helps surface problems that would not be visible when each diagram is checked on its own.</w:t>
      </w:r>
    </w:p>
    <w:p w14:paraId="46D160BC"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system is built with React on the frontend and Node.js/Express on the backend, with PostgreSQL (via Prisma ORM) for persistent storage and Firebase Authentication for sign-in and role-based access. Its automated checking engine, one of the project’s central components, currently implements 124 validation rules (117 enabled) across six checking phases the five individual artifact types plus cross-diagram </w:t>
      </w:r>
      <w:proofErr w:type="gramStart"/>
      <w:r w:rsidRPr="0074450A">
        <w:rPr>
          <w:rFonts w:ascii="Times New Roman" w:hAnsi="Times New Roman" w:cs="Times New Roman"/>
        </w:rPr>
        <w:t>consistency  and</w:t>
      </w:r>
      <w:proofErr w:type="gramEnd"/>
      <w:r w:rsidRPr="0074450A">
        <w:rPr>
          <w:rFonts w:ascii="Times New Roman" w:hAnsi="Times New Roman" w:cs="Times New Roman"/>
        </w:rPr>
        <w:t xml:space="preserve"> uses rule dependencies to avoid reporting many secondary errors caused by the same root problem. Semantic matching between a student's own related artifacts is supported with the help of NLP techniques (text normalization, similarity checking, and semantic comparison) as a supporting part of that checking pipeline, not as a separate feature. The system also provides tutorial support so students can practice with guidance, and lets teachers review submissions, check results, give feedback, and record evaluations.</w:t>
      </w:r>
    </w:p>
    <w:p w14:paraId="6978F80B"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The project set out to achieve several objectives, each substantially met by the current implementation: providing an interactive, multi-artifact UML learning environment; automated checking that identifies problems in individual and cross-diagram work; feedback and suggestions that help students correct their own mistakes; semantic consistency checking that connects a student’s own related artifacts to one another; and tools that let teachers manage classes and assignments, review work, and provide evaluation with less manual effort than checking every diagram by hand.</w:t>
      </w:r>
    </w:p>
    <w:p w14:paraId="60D09F7A" w14:textId="77777777" w:rsidR="005B1A0B" w:rsidRPr="0074450A" w:rsidRDefault="005B1A0B" w:rsidP="005B1A0B">
      <w:pPr>
        <w:pStyle w:val="Heading1"/>
        <w:jc w:val="both"/>
        <w:rPr>
          <w:rFonts w:ascii="Times New Roman" w:hAnsi="Times New Roman" w:cs="Times New Roman"/>
        </w:rPr>
      </w:pPr>
      <w:bookmarkStart w:id="348" w:name="_Toc238561852"/>
      <w:r w:rsidRPr="0074450A">
        <w:rPr>
          <w:rFonts w:ascii="Times New Roman" w:hAnsi="Times New Roman" w:cs="Times New Roman"/>
        </w:rPr>
        <w:t>6.2 Main Contributions</w:t>
      </w:r>
      <w:bookmarkEnd w:id="348"/>
    </w:p>
    <w:p w14:paraId="3E82F139"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Multiple UML artifacts in one system rather than focusing on a single diagram type,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supports five, giving a more complete view of a student’s modeling work.</w:t>
      </w:r>
    </w:p>
    <w:p w14:paraId="406CF2BF"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Automated checking at scale a 124-rule registry reduces the manual effort needed to find common UML problems and returns structured results instead of requiring a teacher to find every issue by hand.</w:t>
      </w:r>
    </w:p>
    <w:p w14:paraId="2EA95777"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Cross-diagram consistency checking the system can catch cases where individually valid diagrams do not describe the same system consistently, which is easy for a human reviewer to miss.</w:t>
      </w:r>
    </w:p>
    <w:p w14:paraId="318D2E0C"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Semantic consistency support comparing a student's own related artifacts to one another surfaces inconsistencies that would be hard to notice by reading each diagram separately.</w:t>
      </w:r>
    </w:p>
    <w:p w14:paraId="102C5695"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Learning-oriented feedback tutorial functionality and generated suggestions are designed to help students understand and correct problems, not just to flag them.</w:t>
      </w:r>
    </w:p>
    <w:p w14:paraId="10024BE7" w14:textId="77777777" w:rsidR="005B1A0B" w:rsidRPr="0074450A" w:rsidRDefault="005B1A0B" w:rsidP="005B1A0B">
      <w:pPr>
        <w:pStyle w:val="Heading1"/>
        <w:jc w:val="both"/>
        <w:rPr>
          <w:rFonts w:ascii="Times New Roman" w:hAnsi="Times New Roman" w:cs="Times New Roman"/>
        </w:rPr>
      </w:pPr>
      <w:bookmarkStart w:id="349" w:name="_Toc238561853"/>
      <w:r w:rsidRPr="0074450A">
        <w:rPr>
          <w:rFonts w:ascii="Times New Roman" w:hAnsi="Times New Roman" w:cs="Times New Roman"/>
        </w:rPr>
        <w:lastRenderedPageBreak/>
        <w:t>6.3 Limitations</w:t>
      </w:r>
      <w:bookmarkEnd w:id="349"/>
    </w:p>
    <w:p w14:paraId="4326921E"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Although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provides a complete set of core functions, some limitations remain in the current version.</w:t>
      </w:r>
    </w:p>
    <w:p w14:paraId="39C06164"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UML modeling scope the editors support the UML elements and relationships implemented so far; UML has many advanced constructs that are not all covered yet.</w:t>
      </w:r>
    </w:p>
    <w:p w14:paraId="246500A9"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Automated checking limitations a rule can only catch a problem that its logic covers; some complex modeling decisions still require human judgement and cannot always be decided correctly by fixed rules.</w:t>
      </w:r>
    </w:p>
    <w:p w14:paraId="51D72A3C"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NLP limitations natural language is ambiguous, and different students may describe the same requirement using different wording, so text processing will not always extract the exact intended meaning.</w:t>
      </w:r>
    </w:p>
    <w:p w14:paraId="467C2DA4"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Dependence on artifact quality semantic consistency checking depends on how clearly a student names and describes elements across artifacts; inconsistent naming can reduce match accuracy.</w:t>
      </w:r>
    </w:p>
    <w:p w14:paraId="24EFD15C" w14:textId="77777777" w:rsidR="005B1A0B" w:rsidRPr="0074450A" w:rsidRDefault="005B1A0B" w:rsidP="005B1A0B">
      <w:pPr>
        <w:pStyle w:val="ListBullet"/>
        <w:tabs>
          <w:tab w:val="num" w:pos="360"/>
        </w:tabs>
        <w:ind w:left="360" w:hanging="360"/>
        <w:jc w:val="both"/>
        <w:rPr>
          <w:rFonts w:ascii="Times New Roman" w:hAnsi="Times New Roman" w:cs="Times New Roman"/>
        </w:rPr>
      </w:pPr>
      <w:r w:rsidRPr="0074450A">
        <w:rPr>
          <w:rFonts w:ascii="Times New Roman" w:hAnsi="Times New Roman" w:cs="Times New Roman"/>
        </w:rPr>
        <w:t xml:space="preserve">Service dependency as a web application,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depends on its backend, database, authentication, and other configured services being available; a problem in one of these can affect the user experience.</w:t>
      </w:r>
    </w:p>
    <w:p w14:paraId="1F3F75AA" w14:textId="77777777" w:rsidR="005B1A0B" w:rsidRPr="0074450A" w:rsidRDefault="005B1A0B" w:rsidP="005B1A0B">
      <w:pPr>
        <w:pStyle w:val="Heading1"/>
        <w:jc w:val="both"/>
        <w:rPr>
          <w:rFonts w:ascii="Times New Roman" w:hAnsi="Times New Roman" w:cs="Times New Roman"/>
        </w:rPr>
      </w:pPr>
      <w:bookmarkStart w:id="350" w:name="_Toc238561854"/>
      <w:r w:rsidRPr="0074450A">
        <w:rPr>
          <w:rFonts w:ascii="Times New Roman" w:hAnsi="Times New Roman" w:cs="Times New Roman"/>
        </w:rPr>
        <w:t>6.4 Future Work</w:t>
      </w:r>
      <w:bookmarkEnd w:id="350"/>
    </w:p>
    <w:p w14:paraId="6091B9EC"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The current system covers the main functionality needed for UML learning and automated checking. Several areas are natural candidates for future versions, grouped below by theme.</w:t>
      </w:r>
    </w:p>
    <w:p w14:paraId="5196714B" w14:textId="77777777" w:rsidR="005B1A0B" w:rsidRPr="0074450A" w:rsidRDefault="005B1A0B" w:rsidP="005B1A0B">
      <w:pPr>
        <w:pStyle w:val="Heading2"/>
        <w:jc w:val="both"/>
        <w:rPr>
          <w:rFonts w:ascii="Times New Roman" w:hAnsi="Times New Roman" w:cs="Times New Roman"/>
        </w:rPr>
      </w:pPr>
      <w:bookmarkStart w:id="351" w:name="_Toc238561855"/>
      <w:r w:rsidRPr="0074450A">
        <w:rPr>
          <w:rFonts w:ascii="Times New Roman" w:hAnsi="Times New Roman" w:cs="Times New Roman"/>
        </w:rPr>
        <w:t>6.4.1 Checking and Modeling Depth</w:t>
      </w:r>
      <w:bookmarkEnd w:id="351"/>
    </w:p>
    <w:p w14:paraId="13852CEE"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Future versions could support more UML elements and relationships, extend the rule registry to cover more advanced modeling cases, and move beyond structural validation toward deeper semantic </w:t>
      </w:r>
      <w:proofErr w:type="gramStart"/>
      <w:r w:rsidRPr="0074450A">
        <w:rPr>
          <w:rFonts w:ascii="Times New Roman" w:hAnsi="Times New Roman" w:cs="Times New Roman"/>
        </w:rPr>
        <w:t>checking  for</w:t>
      </w:r>
      <w:proofErr w:type="gramEnd"/>
      <w:r w:rsidRPr="0074450A">
        <w:rPr>
          <w:rFonts w:ascii="Times New Roman" w:hAnsi="Times New Roman" w:cs="Times New Roman"/>
        </w:rPr>
        <w:t xml:space="preserve"> example, better judging whether a use case actually matches its description, whether SSD messages correctly represent the main flow, whether Sequence Diagram messages match class operations, or whether different artifacts describe the same underlying business requirement.</w:t>
      </w:r>
    </w:p>
    <w:p w14:paraId="77196267" w14:textId="77777777" w:rsidR="005B1A0B" w:rsidRPr="0074450A" w:rsidRDefault="005B1A0B" w:rsidP="005B1A0B">
      <w:pPr>
        <w:jc w:val="both"/>
        <w:rPr>
          <w:rFonts w:ascii="Times New Roman" w:hAnsi="Times New Roman" w:cs="Times New Roman"/>
        </w:rPr>
      </w:pPr>
    </w:p>
    <w:p w14:paraId="23E0EF3F" w14:textId="77777777" w:rsidR="005B1A0B" w:rsidRPr="0074450A" w:rsidRDefault="005B1A0B" w:rsidP="005B1A0B">
      <w:pPr>
        <w:jc w:val="both"/>
        <w:rPr>
          <w:rFonts w:ascii="Times New Roman" w:hAnsi="Times New Roman" w:cs="Times New Roman"/>
        </w:rPr>
      </w:pPr>
    </w:p>
    <w:p w14:paraId="07471809" w14:textId="77777777" w:rsidR="005B1A0B" w:rsidRPr="0074450A" w:rsidRDefault="005B1A0B" w:rsidP="005B1A0B">
      <w:pPr>
        <w:pStyle w:val="Heading2"/>
        <w:jc w:val="both"/>
        <w:rPr>
          <w:rFonts w:ascii="Times New Roman" w:hAnsi="Times New Roman" w:cs="Times New Roman"/>
        </w:rPr>
      </w:pPr>
      <w:bookmarkStart w:id="352" w:name="_Toc238561856"/>
      <w:r w:rsidRPr="0074450A">
        <w:rPr>
          <w:rFonts w:ascii="Times New Roman" w:hAnsi="Times New Roman" w:cs="Times New Roman"/>
        </w:rPr>
        <w:t>6.4.2 Requirement Processing and Feedback</w:t>
      </w:r>
      <w:bookmarkEnd w:id="352"/>
    </w:p>
    <w:p w14:paraId="4D71C412"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The requirement/case-study pipeline could be improved with better entity extraction, actor and use-case identification, semantic similarity, handling of different sentence structures and synonyms, and requirement-to-UML mapping, so the system stays reliable when students phrase the same idea differently. Student feedback could also become more specific explaining why a problem matters, showing an example of a correct structure, and linking a suggestion back to the relevant requirement or UML artifact rather than only reporting that an error exists.</w:t>
      </w:r>
    </w:p>
    <w:p w14:paraId="207BC63A" w14:textId="77777777" w:rsidR="005B1A0B" w:rsidRPr="0074450A" w:rsidRDefault="005B1A0B" w:rsidP="005B1A0B">
      <w:pPr>
        <w:pStyle w:val="Heading2"/>
        <w:jc w:val="both"/>
        <w:rPr>
          <w:rFonts w:ascii="Times New Roman" w:hAnsi="Times New Roman" w:cs="Times New Roman"/>
        </w:rPr>
      </w:pPr>
      <w:bookmarkStart w:id="353" w:name="_Toc238561857"/>
      <w:r w:rsidRPr="0074450A">
        <w:rPr>
          <w:rFonts w:ascii="Times New Roman" w:hAnsi="Times New Roman" w:cs="Times New Roman"/>
        </w:rPr>
        <w:lastRenderedPageBreak/>
        <w:t>6.4.3 Learning and Teaching Support</w:t>
      </w:r>
      <w:bookmarkEnd w:id="353"/>
    </w:p>
    <w:p w14:paraId="477050D3"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tutorial system could be expanded with graded practice exercises (beginner to advanced), step-by-step diagram creation, and progress tracking, allowing students to use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for regular practice as well as assignments; performance data could support more </w:t>
      </w:r>
      <w:proofErr w:type="spellStart"/>
      <w:r w:rsidRPr="0074450A">
        <w:rPr>
          <w:rFonts w:ascii="Times New Roman" w:hAnsi="Times New Roman" w:cs="Times New Roman"/>
        </w:rPr>
        <w:t>personalised</w:t>
      </w:r>
      <w:proofErr w:type="spellEnd"/>
      <w:r w:rsidRPr="0074450A">
        <w:rPr>
          <w:rFonts w:ascii="Times New Roman" w:hAnsi="Times New Roman" w:cs="Times New Roman"/>
        </w:rPr>
        <w:t xml:space="preserve"> recommendations when a student repeatedly makes the same kind of mistake. Teacher dashboards could be extended with analytics such as common errors, most frequently failed rules, class-level performance trends, and frequently requested tutorial topics, helping teachers identify where a class needs more instruction.</w:t>
      </w:r>
    </w:p>
    <w:p w14:paraId="3AD97982" w14:textId="77777777" w:rsidR="005B1A0B" w:rsidRPr="0074450A" w:rsidRDefault="005B1A0B" w:rsidP="005B1A0B">
      <w:pPr>
        <w:pStyle w:val="Heading2"/>
        <w:jc w:val="both"/>
        <w:rPr>
          <w:rFonts w:ascii="Times New Roman" w:hAnsi="Times New Roman" w:cs="Times New Roman"/>
        </w:rPr>
      </w:pPr>
      <w:bookmarkStart w:id="354" w:name="_Toc238561858"/>
      <w:r w:rsidRPr="0074450A">
        <w:rPr>
          <w:rFonts w:ascii="Times New Roman" w:hAnsi="Times New Roman" w:cs="Times New Roman"/>
        </w:rPr>
        <w:t>6.4.4 Collaboration, History, and Reporting</w:t>
      </w:r>
      <w:bookmarkEnd w:id="354"/>
    </w:p>
    <w:p w14:paraId="4417354F"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A future version could support real-time collaborative modeling a shared canvas, live updates, presence, comments, and version history useful for group assignments, and could keep a version history of a student’s work so students and teachers can compare an original diagram, a corrected diagram, and the final submission. Reports could be extended to combine assignment requirements, diagrams, checking results, consistency issues, corrections, feedback, and final evaluation into a single, more complete record of a student’s work.</w:t>
      </w:r>
    </w:p>
    <w:p w14:paraId="496503AC" w14:textId="77777777" w:rsidR="005B1A0B" w:rsidRPr="0074450A" w:rsidRDefault="005B1A0B" w:rsidP="005B1A0B">
      <w:pPr>
        <w:pStyle w:val="Heading2"/>
        <w:jc w:val="both"/>
        <w:rPr>
          <w:rFonts w:ascii="Times New Roman" w:hAnsi="Times New Roman" w:cs="Times New Roman"/>
        </w:rPr>
      </w:pPr>
      <w:bookmarkStart w:id="355" w:name="_Toc238561859"/>
      <w:r w:rsidRPr="0074450A">
        <w:rPr>
          <w:rFonts w:ascii="Times New Roman" w:hAnsi="Times New Roman" w:cs="Times New Roman"/>
        </w:rPr>
        <w:t>6.4.5 Performance, Deployment, and Scale</w:t>
      </w:r>
      <w:bookmarkEnd w:id="355"/>
    </w:p>
    <w:p w14:paraId="434AAD82"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As the number of users, assignments, and checking rules grows, future work could focus on database query </w:t>
      </w:r>
      <w:proofErr w:type="spellStart"/>
      <w:r w:rsidRPr="0074450A">
        <w:rPr>
          <w:rFonts w:ascii="Times New Roman" w:hAnsi="Times New Roman" w:cs="Times New Roman"/>
        </w:rPr>
        <w:t>optimisation</w:t>
      </w:r>
      <w:proofErr w:type="spellEnd"/>
      <w:r w:rsidRPr="0074450A">
        <w:rPr>
          <w:rFonts w:ascii="Times New Roman" w:hAnsi="Times New Roman" w:cs="Times New Roman"/>
        </w:rPr>
        <w:t xml:space="preserve">, improved caching, background checking jobs for large submissions, faster rule execution, and better frontend loading performance, alongside deployment improvements such as </w:t>
      </w:r>
      <w:proofErr w:type="spellStart"/>
      <w:r w:rsidRPr="0074450A">
        <w:rPr>
          <w:rFonts w:ascii="Times New Roman" w:hAnsi="Times New Roman" w:cs="Times New Roman"/>
        </w:rPr>
        <w:t>containerised</w:t>
      </w:r>
      <w:proofErr w:type="spellEnd"/>
      <w:r w:rsidRPr="0074450A">
        <w:rPr>
          <w:rFonts w:ascii="Times New Roman" w:hAnsi="Times New Roman" w:cs="Times New Roman"/>
        </w:rPr>
        <w:t xml:space="preserve"> or cloud deployment, horizontal and database scaling, </w:t>
      </w:r>
      <w:proofErr w:type="spellStart"/>
      <w:r w:rsidRPr="0074450A">
        <w:rPr>
          <w:rFonts w:ascii="Times New Roman" w:hAnsi="Times New Roman" w:cs="Times New Roman"/>
        </w:rPr>
        <w:t>centralised</w:t>
      </w:r>
      <w:proofErr w:type="spellEnd"/>
      <w:r w:rsidRPr="0074450A">
        <w:rPr>
          <w:rFonts w:ascii="Times New Roman" w:hAnsi="Times New Roman" w:cs="Times New Roman"/>
        </w:rPr>
        <w:t xml:space="preserve"> logging and monitoring, and automated deployment pipelines making the system easier to run at the scale of a full university course or department.</w:t>
      </w:r>
    </w:p>
    <w:p w14:paraId="22EF2DC5" w14:textId="77777777" w:rsidR="005B1A0B" w:rsidRPr="0074450A" w:rsidRDefault="005B1A0B" w:rsidP="005B1A0B">
      <w:pPr>
        <w:pStyle w:val="Heading1"/>
        <w:jc w:val="both"/>
        <w:rPr>
          <w:rFonts w:ascii="Times New Roman" w:hAnsi="Times New Roman" w:cs="Times New Roman"/>
        </w:rPr>
      </w:pPr>
      <w:bookmarkStart w:id="356" w:name="_Toc238561860"/>
      <w:r w:rsidRPr="0074450A">
        <w:rPr>
          <w:rFonts w:ascii="Times New Roman" w:hAnsi="Times New Roman" w:cs="Times New Roman"/>
        </w:rPr>
        <w:t>6.5 Lessons Learned</w:t>
      </w:r>
      <w:bookmarkEnd w:id="356"/>
    </w:p>
    <w:p w14:paraId="4CBB945D"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Several practical lessons emerged during the development of </w:t>
      </w: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Building consistent validation across five related UML artifacts required careful thought about how diagrams reference each other (through </w:t>
      </w:r>
      <w:proofErr w:type="spellStart"/>
      <w:r w:rsidRPr="0074450A">
        <w:rPr>
          <w:rFonts w:ascii="Times New Roman" w:hAnsi="Times New Roman" w:cs="Times New Roman"/>
        </w:rPr>
        <w:t>relatedId</w:t>
      </w:r>
      <w:proofErr w:type="spellEnd"/>
      <w:r w:rsidRPr="0074450A">
        <w:rPr>
          <w:rFonts w:ascii="Times New Roman" w:hAnsi="Times New Roman" w:cs="Times New Roman"/>
        </w:rPr>
        <w:t xml:space="preserve"> links) so that a change in one artifact could be checked against the others; this relationship-first thinking shaped much of the later checking-engine design. Processing free-text requirements also proved harder than expected — real requirement text is written in many different styles, so confidence-based matching (rather than treating every requirement sentence as a strict UML element) turned out to be necessary to avoid generating unhelpful or misleading requirements from unclear text. Finally, a dependency-aware checking pipeline was needed once the rule count grew past roughly one hundred rules, since a single missing element could otherwise trigger many secondary errors that obscured the actual root cause for the student.</w:t>
      </w:r>
    </w:p>
    <w:p w14:paraId="53379DA8" w14:textId="77777777" w:rsidR="005B1A0B" w:rsidRPr="0074450A" w:rsidRDefault="005B1A0B" w:rsidP="005B1A0B">
      <w:pPr>
        <w:pStyle w:val="Heading1"/>
        <w:jc w:val="both"/>
        <w:rPr>
          <w:rFonts w:ascii="Times New Roman" w:hAnsi="Times New Roman" w:cs="Times New Roman"/>
        </w:rPr>
      </w:pPr>
      <w:bookmarkStart w:id="357" w:name="_Toc238561861"/>
      <w:r w:rsidRPr="0074450A">
        <w:rPr>
          <w:rFonts w:ascii="Times New Roman" w:hAnsi="Times New Roman" w:cs="Times New Roman"/>
        </w:rPr>
        <w:t>6.6 Final Conclusion</w:t>
      </w:r>
      <w:bookmarkEnd w:id="357"/>
    </w:p>
    <w:p w14:paraId="17A82920" w14:textId="77777777" w:rsidR="005B1A0B" w:rsidRPr="0074450A" w:rsidRDefault="005B1A0B" w:rsidP="005B1A0B">
      <w:pPr>
        <w:jc w:val="both"/>
        <w:rPr>
          <w:rFonts w:ascii="Times New Roman" w:hAnsi="Times New Roman" w:cs="Times New Roman"/>
        </w:rPr>
      </w:pPr>
      <w:proofErr w:type="spellStart"/>
      <w:r w:rsidRPr="0074450A">
        <w:rPr>
          <w:rFonts w:ascii="Times New Roman" w:hAnsi="Times New Roman" w:cs="Times New Roman"/>
        </w:rPr>
        <w:t>UMLTutor</w:t>
      </w:r>
      <w:proofErr w:type="spellEnd"/>
      <w:r w:rsidRPr="0074450A">
        <w:rPr>
          <w:rFonts w:ascii="Times New Roman" w:hAnsi="Times New Roman" w:cs="Times New Roman"/>
        </w:rPr>
        <w:t xml:space="preserve"> provides a practical solution for learning and assessing UML modeling in a single web-based environment, combining UML editors, requirement processing, automated checking, cross-diagram consistency checking, tutorial support, assignment submission, and teacher evaluation. Its most distinctive part is the connection it draws between different UML artifacts: rather than checking every diagram in </w:t>
      </w:r>
      <w:r w:rsidRPr="0074450A">
        <w:rPr>
          <w:rFonts w:ascii="Times New Roman" w:hAnsi="Times New Roman" w:cs="Times New Roman"/>
        </w:rPr>
        <w:lastRenderedPageBreak/>
        <w:t>isolation, it also considers how those diagrams describe the same system together. NLP supports this by helping the system understand and use requirement and case-study text, as a supporting technology inside the checking workflow rather than a separate main feature.</w:t>
      </w:r>
    </w:p>
    <w:p w14:paraId="293E641A"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The project demonstrates how ideas from software engineering, databases, web development, UML, automated validation, and text processing can come together in one practical educational system. Future development more UML rules, stronger semantic checking, improved NLP processing, </w:t>
      </w:r>
      <w:proofErr w:type="spellStart"/>
      <w:r w:rsidRPr="0074450A">
        <w:rPr>
          <w:rFonts w:ascii="Times New Roman" w:hAnsi="Times New Roman" w:cs="Times New Roman"/>
        </w:rPr>
        <w:t>personalised</w:t>
      </w:r>
      <w:proofErr w:type="spellEnd"/>
      <w:r w:rsidRPr="0074450A">
        <w:rPr>
          <w:rFonts w:ascii="Times New Roman" w:hAnsi="Times New Roman" w:cs="Times New Roman"/>
        </w:rPr>
        <w:t xml:space="preserve"> learning, richer analytics, collaborative modeling, and better scalability can build on this foundation toward a larger UML learning and assessment platform.</w:t>
      </w:r>
    </w:p>
    <w:p w14:paraId="59930B1E" w14:textId="77777777" w:rsidR="005B1A0B" w:rsidRPr="0074450A" w:rsidRDefault="005B1A0B" w:rsidP="005B1A0B">
      <w:pPr>
        <w:jc w:val="both"/>
        <w:rPr>
          <w:rFonts w:ascii="Times New Roman" w:hAnsi="Times New Roman" w:cs="Times New Roman"/>
        </w:rPr>
      </w:pPr>
    </w:p>
    <w:p w14:paraId="791E5749" w14:textId="77777777" w:rsidR="005B1A0B" w:rsidRPr="0074450A" w:rsidRDefault="005B1A0B" w:rsidP="005B1A0B">
      <w:pPr>
        <w:jc w:val="both"/>
        <w:rPr>
          <w:rFonts w:ascii="Times New Roman" w:hAnsi="Times New Roman" w:cs="Times New Roman"/>
        </w:rPr>
      </w:pPr>
    </w:p>
    <w:p w14:paraId="1C07801C" w14:textId="77777777" w:rsidR="005B1A0B" w:rsidRPr="0074450A" w:rsidRDefault="005B1A0B" w:rsidP="005B1A0B">
      <w:pPr>
        <w:jc w:val="both"/>
        <w:rPr>
          <w:rFonts w:ascii="Times New Roman" w:hAnsi="Times New Roman" w:cs="Times New Roman"/>
        </w:rPr>
      </w:pPr>
    </w:p>
    <w:p w14:paraId="66CA7DEC" w14:textId="77777777" w:rsidR="005B1A0B" w:rsidRPr="0074450A" w:rsidRDefault="005B1A0B" w:rsidP="005B1A0B">
      <w:pPr>
        <w:jc w:val="both"/>
        <w:rPr>
          <w:rFonts w:ascii="Times New Roman" w:hAnsi="Times New Roman" w:cs="Times New Roman"/>
        </w:rPr>
      </w:pPr>
    </w:p>
    <w:p w14:paraId="014DB914" w14:textId="77777777" w:rsidR="005B1A0B" w:rsidRPr="0074450A" w:rsidRDefault="005B1A0B" w:rsidP="005B1A0B">
      <w:pPr>
        <w:jc w:val="both"/>
        <w:rPr>
          <w:rFonts w:ascii="Times New Roman" w:hAnsi="Times New Roman" w:cs="Times New Roman"/>
        </w:rPr>
      </w:pPr>
    </w:p>
    <w:p w14:paraId="1DC1EEC9" w14:textId="77777777" w:rsidR="005B1A0B" w:rsidRPr="0074450A" w:rsidRDefault="005B1A0B" w:rsidP="005B1A0B">
      <w:pPr>
        <w:jc w:val="both"/>
        <w:rPr>
          <w:rFonts w:ascii="Times New Roman" w:hAnsi="Times New Roman" w:cs="Times New Roman"/>
        </w:rPr>
      </w:pPr>
    </w:p>
    <w:p w14:paraId="33F2698A" w14:textId="77777777" w:rsidR="005B1A0B" w:rsidRPr="0074450A" w:rsidRDefault="005B1A0B" w:rsidP="005B1A0B">
      <w:pPr>
        <w:jc w:val="both"/>
        <w:rPr>
          <w:rFonts w:ascii="Times New Roman" w:hAnsi="Times New Roman" w:cs="Times New Roman"/>
        </w:rPr>
      </w:pPr>
    </w:p>
    <w:p w14:paraId="75C7B446" w14:textId="77777777" w:rsidR="005B1A0B" w:rsidRPr="0074450A" w:rsidRDefault="005B1A0B" w:rsidP="005B1A0B">
      <w:pPr>
        <w:jc w:val="both"/>
        <w:rPr>
          <w:rFonts w:ascii="Times New Roman" w:hAnsi="Times New Roman" w:cs="Times New Roman"/>
        </w:rPr>
      </w:pPr>
    </w:p>
    <w:p w14:paraId="095BE186" w14:textId="77777777" w:rsidR="005B1A0B" w:rsidRPr="0074450A" w:rsidRDefault="005B1A0B" w:rsidP="005B1A0B">
      <w:pPr>
        <w:jc w:val="both"/>
        <w:rPr>
          <w:rFonts w:ascii="Times New Roman" w:hAnsi="Times New Roman" w:cs="Times New Roman"/>
        </w:rPr>
      </w:pPr>
    </w:p>
    <w:p w14:paraId="24E785C2" w14:textId="77777777" w:rsidR="005B1A0B" w:rsidRDefault="005B1A0B" w:rsidP="005B1A0B">
      <w:pPr>
        <w:jc w:val="both"/>
        <w:rPr>
          <w:rFonts w:ascii="Times New Roman" w:hAnsi="Times New Roman" w:cs="Times New Roman"/>
        </w:rPr>
      </w:pPr>
    </w:p>
    <w:p w14:paraId="64E2D01D" w14:textId="77777777" w:rsidR="00D947B1" w:rsidRDefault="00D947B1" w:rsidP="005B1A0B">
      <w:pPr>
        <w:jc w:val="both"/>
        <w:rPr>
          <w:rFonts w:ascii="Times New Roman" w:hAnsi="Times New Roman" w:cs="Times New Roman"/>
        </w:rPr>
      </w:pPr>
    </w:p>
    <w:p w14:paraId="11745A6F" w14:textId="77777777" w:rsidR="00D947B1" w:rsidRDefault="00D947B1" w:rsidP="005B1A0B">
      <w:pPr>
        <w:jc w:val="both"/>
        <w:rPr>
          <w:rFonts w:ascii="Times New Roman" w:hAnsi="Times New Roman" w:cs="Times New Roman"/>
        </w:rPr>
      </w:pPr>
    </w:p>
    <w:p w14:paraId="5F89D4B6" w14:textId="77777777" w:rsidR="00D947B1" w:rsidRDefault="00D947B1" w:rsidP="005B1A0B">
      <w:pPr>
        <w:jc w:val="both"/>
        <w:rPr>
          <w:rFonts w:ascii="Times New Roman" w:hAnsi="Times New Roman" w:cs="Times New Roman"/>
        </w:rPr>
      </w:pPr>
    </w:p>
    <w:p w14:paraId="2BE7CA82" w14:textId="77777777" w:rsidR="00D947B1" w:rsidRDefault="00D947B1" w:rsidP="005B1A0B">
      <w:pPr>
        <w:jc w:val="both"/>
        <w:rPr>
          <w:rFonts w:ascii="Times New Roman" w:hAnsi="Times New Roman" w:cs="Times New Roman"/>
        </w:rPr>
      </w:pPr>
    </w:p>
    <w:p w14:paraId="75E4E22A" w14:textId="77777777" w:rsidR="00D947B1" w:rsidRDefault="00D947B1" w:rsidP="005B1A0B">
      <w:pPr>
        <w:jc w:val="both"/>
        <w:rPr>
          <w:rFonts w:ascii="Times New Roman" w:hAnsi="Times New Roman" w:cs="Times New Roman"/>
        </w:rPr>
      </w:pPr>
    </w:p>
    <w:p w14:paraId="4BAA4B2C" w14:textId="77777777" w:rsidR="00D947B1" w:rsidRDefault="00D947B1" w:rsidP="005B1A0B">
      <w:pPr>
        <w:jc w:val="both"/>
        <w:rPr>
          <w:rFonts w:ascii="Times New Roman" w:hAnsi="Times New Roman" w:cs="Times New Roman"/>
        </w:rPr>
      </w:pPr>
    </w:p>
    <w:p w14:paraId="50515987" w14:textId="77777777" w:rsidR="00D947B1" w:rsidRDefault="00D947B1" w:rsidP="005B1A0B">
      <w:pPr>
        <w:jc w:val="both"/>
        <w:rPr>
          <w:rFonts w:ascii="Times New Roman" w:hAnsi="Times New Roman" w:cs="Times New Roman"/>
        </w:rPr>
      </w:pPr>
    </w:p>
    <w:p w14:paraId="757106FB" w14:textId="77777777" w:rsidR="00D947B1" w:rsidRDefault="00D947B1" w:rsidP="005B1A0B">
      <w:pPr>
        <w:jc w:val="both"/>
        <w:rPr>
          <w:rFonts w:ascii="Times New Roman" w:hAnsi="Times New Roman" w:cs="Times New Roman"/>
        </w:rPr>
      </w:pPr>
    </w:p>
    <w:p w14:paraId="6BB58E76" w14:textId="77777777" w:rsidR="00D947B1" w:rsidRPr="0074450A" w:rsidRDefault="00D947B1" w:rsidP="005B1A0B">
      <w:pPr>
        <w:jc w:val="both"/>
        <w:rPr>
          <w:rFonts w:ascii="Times New Roman" w:hAnsi="Times New Roman" w:cs="Times New Roman"/>
        </w:rPr>
      </w:pPr>
    </w:p>
    <w:p w14:paraId="6103202B" w14:textId="77777777" w:rsidR="005B1A0B" w:rsidRPr="0074450A" w:rsidRDefault="005B1A0B" w:rsidP="005B1A0B">
      <w:pPr>
        <w:pStyle w:val="Heading1"/>
        <w:jc w:val="both"/>
        <w:rPr>
          <w:rFonts w:ascii="Times New Roman" w:hAnsi="Times New Roman" w:cs="Times New Roman"/>
        </w:rPr>
      </w:pPr>
      <w:bookmarkStart w:id="358" w:name="_Toc238561862"/>
      <w:r w:rsidRPr="0074450A">
        <w:rPr>
          <w:rFonts w:ascii="Times New Roman" w:hAnsi="Times New Roman" w:cs="Times New Roman"/>
        </w:rPr>
        <w:lastRenderedPageBreak/>
        <w:t>Appendix A: Sample of Implemented Validation Rules</w:t>
      </w:r>
      <w:bookmarkEnd w:id="358"/>
    </w:p>
    <w:p w14:paraId="4FF5F068" w14:textId="77777777" w:rsidR="005B1A0B" w:rsidRPr="0074450A" w:rsidRDefault="005B1A0B" w:rsidP="005B1A0B">
      <w:pPr>
        <w:jc w:val="both"/>
        <w:rPr>
          <w:rFonts w:ascii="Times New Roman" w:hAnsi="Times New Roman" w:cs="Times New Roman"/>
        </w:rPr>
      </w:pPr>
      <w:r w:rsidRPr="00896125">
        <w:rPr>
          <w:rFonts w:ascii="Times New Roman" w:hAnsi="Times New Roman" w:cs="Times New Roman"/>
          <w:highlight w:val="yellow"/>
          <w:rPrChange w:id="359" w:author="Onaiza Maqbool" w:date="2026-08-26T16:36:00Z" w16du:dateUtc="2026-08-26T11:36:00Z">
            <w:rPr>
              <w:rFonts w:ascii="Times New Roman" w:hAnsi="Times New Roman" w:cs="Times New Roman"/>
            </w:rPr>
          </w:rPrChange>
        </w:rPr>
        <w:t>The table below lists a representative sample of the checking rules currently implemented in the rule registry, drawn from each diagram area, to illustrate the kind of checks the checking engine performs. The full registry contains 124 rules in total (</w:t>
      </w:r>
      <w:r w:rsidRPr="0074450A">
        <w:rPr>
          <w:rFonts w:ascii="Times New Roman" w:hAnsi="Times New Roman" w:cs="Times New Roman"/>
        </w:rPr>
        <w:t xml:space="preserve">117 enabled), as </w:t>
      </w:r>
      <w:proofErr w:type="spellStart"/>
      <w:r w:rsidRPr="0074450A">
        <w:rPr>
          <w:rFonts w:ascii="Times New Roman" w:hAnsi="Times New Roman" w:cs="Times New Roman"/>
        </w:rPr>
        <w:t>summarised</w:t>
      </w:r>
      <w:proofErr w:type="spellEnd"/>
      <w:r w:rsidRPr="0074450A">
        <w:rPr>
          <w:rFonts w:ascii="Times New Roman" w:hAnsi="Times New Roman" w:cs="Times New Roman"/>
        </w:rPr>
        <w:t xml:space="preserve"> in section 3.8.2.</w:t>
      </w:r>
    </w:p>
    <w:p w14:paraId="29149701" w14:textId="7AB70A4B" w:rsidR="005B1A0B" w:rsidRPr="0074450A" w:rsidRDefault="00896125" w:rsidP="005B1A0B">
      <w:pPr>
        <w:jc w:val="both"/>
        <w:rPr>
          <w:rFonts w:ascii="Times New Roman" w:hAnsi="Times New Roman" w:cs="Times New Roman"/>
        </w:rPr>
      </w:pPr>
      <w:ins w:id="360" w:author="Onaiza Maqbool" w:date="2026-08-26T16:36:00Z" w16du:dateUtc="2026-08-26T11:36:00Z">
        <w:r>
          <w:rPr>
            <w:rFonts w:ascii="Times New Roman" w:hAnsi="Times New Roman" w:cs="Times New Roman"/>
          </w:rPr>
          <w:t>Do you know what the above is saying?</w:t>
        </w:r>
      </w:ins>
    </w:p>
    <w:p w14:paraId="15F1D74F" w14:textId="77777777" w:rsidR="005B1A0B" w:rsidRPr="0074450A" w:rsidRDefault="005B1A0B" w:rsidP="005B1A0B">
      <w:pPr>
        <w:jc w:val="both"/>
        <w:rPr>
          <w:rFonts w:ascii="Times New Roman" w:hAnsi="Times New Roman" w:cs="Times New Roman"/>
        </w:rPr>
      </w:pPr>
    </w:p>
    <w:p w14:paraId="79DDB249" w14:textId="77777777" w:rsidR="005B1A0B" w:rsidRPr="0074450A" w:rsidRDefault="005B1A0B" w:rsidP="005B1A0B">
      <w:pPr>
        <w:pStyle w:val="Heading1"/>
        <w:jc w:val="both"/>
        <w:rPr>
          <w:rFonts w:ascii="Times New Roman" w:hAnsi="Times New Roman" w:cs="Times New Roman"/>
        </w:rPr>
      </w:pPr>
      <w:bookmarkStart w:id="361" w:name="_Toc238561863"/>
      <w:r w:rsidRPr="0074450A">
        <w:rPr>
          <w:rFonts w:ascii="Times New Roman" w:hAnsi="Times New Roman" w:cs="Times New Roman"/>
        </w:rPr>
        <w:t>Appendix B: Test Log and Incident Report Template</w:t>
      </w:r>
      <w:bookmarkStart w:id="362" w:name="Ch6Scope"/>
      <w:bookmarkEnd w:id="361"/>
    </w:p>
    <w:p w14:paraId="490D8A63"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Each executed test should be logged using the fields below; an incident report should be raised for any test with a FAIL status.</w:t>
      </w:r>
    </w:p>
    <w:p w14:paraId="2782D926" w14:textId="77777777" w:rsidR="005B1A0B" w:rsidRDefault="005B1A0B" w:rsidP="005B1A0B">
      <w:pPr>
        <w:jc w:val="both"/>
        <w:rPr>
          <w:ins w:id="363" w:author="Onaiza Maqbool" w:date="2026-08-26T16:37:00Z" w16du:dateUtc="2026-08-26T11:37:00Z"/>
          <w:rFonts w:ascii="Times New Roman" w:hAnsi="Times New Roman" w:cs="Times New Roman"/>
        </w:rPr>
      </w:pPr>
      <w:r w:rsidRPr="0074450A">
        <w:rPr>
          <w:rFonts w:ascii="Times New Roman" w:hAnsi="Times New Roman" w:cs="Times New Roman"/>
        </w:rPr>
        <w:t>Incident report fields: Incident ID; Related Test Case; Description of what went wrong; Expected Result; Actual Result; Severity (Low / Medium / High / Critical); Steps to Reproduce; Resolution; and Retest Result.</w:t>
      </w:r>
    </w:p>
    <w:p w14:paraId="7E0357F2" w14:textId="6193006B" w:rsidR="00896125" w:rsidRPr="0074450A" w:rsidRDefault="00896125" w:rsidP="005B1A0B">
      <w:pPr>
        <w:jc w:val="both"/>
        <w:rPr>
          <w:rFonts w:ascii="Times New Roman" w:hAnsi="Times New Roman" w:cs="Times New Roman"/>
        </w:rPr>
      </w:pPr>
      <w:ins w:id="364" w:author="Onaiza Maqbool" w:date="2026-08-26T16:37:00Z" w16du:dateUtc="2026-08-26T11:37:00Z">
        <w:r>
          <w:rPr>
            <w:rFonts w:ascii="Times New Roman" w:hAnsi="Times New Roman" w:cs="Times New Roman"/>
          </w:rPr>
          <w:t>What are you saying?</w:t>
        </w:r>
      </w:ins>
    </w:p>
    <w:p w14:paraId="61D150D5" w14:textId="77777777" w:rsidR="005B1A0B" w:rsidRPr="0074450A" w:rsidRDefault="005B1A0B" w:rsidP="005B1A0B">
      <w:pPr>
        <w:jc w:val="both"/>
        <w:rPr>
          <w:rFonts w:ascii="Times New Roman" w:hAnsi="Times New Roman" w:cs="Times New Roman"/>
        </w:rPr>
      </w:pPr>
    </w:p>
    <w:p w14:paraId="3616E6E7" w14:textId="77777777" w:rsidR="005B1A0B" w:rsidRPr="0074450A" w:rsidRDefault="005B1A0B" w:rsidP="005B1A0B">
      <w:pPr>
        <w:jc w:val="both"/>
        <w:rPr>
          <w:rStyle w:val="Heading1Char"/>
          <w:rFonts w:ascii="Times New Roman" w:hAnsi="Times New Roman" w:cs="Times New Roman"/>
        </w:rPr>
      </w:pPr>
      <w:bookmarkStart w:id="365" w:name="_Toc238561244"/>
      <w:bookmarkStart w:id="366" w:name="_Toc238561864"/>
      <w:r w:rsidRPr="0074450A">
        <w:rPr>
          <w:rStyle w:val="Heading1Char"/>
          <w:rFonts w:ascii="Times New Roman" w:hAnsi="Times New Roman" w:cs="Times New Roman"/>
        </w:rPr>
        <w:t>References</w:t>
      </w:r>
      <w:bookmarkEnd w:id="365"/>
      <w:bookmarkEnd w:id="366"/>
      <w:r w:rsidRPr="0074450A">
        <w:rPr>
          <w:rStyle w:val="Heading1Char"/>
          <w:rFonts w:ascii="Times New Roman" w:hAnsi="Times New Roman" w:cs="Times New Roman"/>
        </w:rPr>
        <w:t xml:space="preserve"> </w:t>
      </w:r>
    </w:p>
    <w:p w14:paraId="27A4F87F"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[1] R. S. Pressman, Software Engineering: A Practitioner's Approach, 7th ed. New York, NY, USA: McGraw-Hill, 2010.Available: </w:t>
      </w:r>
      <w:hyperlink r:id="rId63" w:history="1">
        <w:r w:rsidRPr="0074450A">
          <w:rPr>
            <w:rStyle w:val="Hyperlink"/>
            <w:rFonts w:ascii="Times New Roman" w:hAnsi="Times New Roman" w:cs="Times New Roman"/>
          </w:rPr>
          <w:t>https://mlsu.ac.in/econtents/16_EBOOK7th_ed_software_engineering_a_practitioners_approach_by_roger_s._pressman_.pdf</w:t>
        </w:r>
      </w:hyperlink>
      <w:r w:rsidRPr="0074450A">
        <w:rPr>
          <w:rFonts w:ascii="Times New Roman" w:hAnsi="Times New Roman" w:cs="Times New Roman"/>
        </w:rPr>
        <w:t xml:space="preserve"> </w:t>
      </w:r>
    </w:p>
    <w:p w14:paraId="7EDDEC09"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[2] C. Larman, Applying UML and Patterns: An Introduction to Object-Oriented Analysis and Design and Iterative Development, 3rd ed. Upper Saddle River, NJ, USA: Prentice Hall, 2004.Available: </w:t>
      </w:r>
      <w:hyperlink r:id="rId64" w:history="1">
        <w:r w:rsidRPr="0074450A">
          <w:rPr>
            <w:rStyle w:val="Hyperlink"/>
            <w:rFonts w:ascii="Times New Roman" w:hAnsi="Times New Roman" w:cs="Times New Roman"/>
          </w:rPr>
          <w:t>https://personal.utdallas.edu/~chung/SP/applying-uml-andpatterns.pdf</w:t>
        </w:r>
      </w:hyperlink>
    </w:p>
    <w:p w14:paraId="22B5158D"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 [3] IEEE Standard for Information Technology—Software Life Cycle Processes—Software Requirements (IEEE Std 1016-2009). IEEE, 2009. Available: </w:t>
      </w:r>
      <w:hyperlink r:id="rId65" w:history="1">
        <w:r w:rsidRPr="0074450A">
          <w:rPr>
            <w:rStyle w:val="Hyperlink"/>
            <w:rFonts w:ascii="Times New Roman" w:hAnsi="Times New Roman" w:cs="Times New Roman"/>
          </w:rPr>
          <w:t>https://standards.ieee.org/ieee/1016/4502/</w:t>
        </w:r>
      </w:hyperlink>
      <w:r w:rsidRPr="0074450A">
        <w:rPr>
          <w:rFonts w:ascii="Times New Roman" w:hAnsi="Times New Roman" w:cs="Times New Roman"/>
        </w:rPr>
        <w:t xml:space="preserve"> </w:t>
      </w:r>
    </w:p>
    <w:p w14:paraId="18087481"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[4] IEEE Standard for Software Project Management Plans (IEEE Std 1058-1998). IEEE, 1998.Available: </w:t>
      </w:r>
      <w:hyperlink r:id="rId66" w:history="1">
        <w:r w:rsidRPr="0074450A">
          <w:rPr>
            <w:rStyle w:val="Hyperlink"/>
            <w:rFonts w:ascii="Times New Roman" w:hAnsi="Times New Roman" w:cs="Times New Roman"/>
          </w:rPr>
          <w:t>https://standards.ieee.org/ieee/1058/1542/</w:t>
        </w:r>
      </w:hyperlink>
    </w:p>
    <w:p w14:paraId="176A27C5" w14:textId="77777777" w:rsidR="005B1A0B" w:rsidRPr="0074450A" w:rsidRDefault="005B1A0B" w:rsidP="005B1A0B">
      <w:pPr>
        <w:jc w:val="both"/>
        <w:rPr>
          <w:rFonts w:ascii="Times New Roman" w:hAnsi="Times New Roman" w:cs="Times New Roman"/>
        </w:rPr>
      </w:pPr>
      <w:r w:rsidRPr="0074450A">
        <w:rPr>
          <w:rFonts w:ascii="Times New Roman" w:hAnsi="Times New Roman" w:cs="Times New Roman"/>
        </w:rPr>
        <w:t xml:space="preserve">[5] IEEE Recommended Practice for Software Requirements Specifications (IEEE Std 830- 1998). IEEE, 1998.Available: </w:t>
      </w:r>
      <w:hyperlink r:id="rId67" w:history="1">
        <w:r w:rsidRPr="0074450A">
          <w:rPr>
            <w:rStyle w:val="Hyperlink"/>
            <w:rFonts w:ascii="Times New Roman" w:hAnsi="Times New Roman" w:cs="Times New Roman"/>
          </w:rPr>
          <w:t>https://ieeexplore.ieee.org/document/720574/</w:t>
        </w:r>
      </w:hyperlink>
    </w:p>
    <w:bookmarkEnd w:id="362"/>
    <w:p w14:paraId="5E847F2A" w14:textId="77777777" w:rsidR="005B1A0B" w:rsidRPr="0074450A" w:rsidRDefault="005B1A0B" w:rsidP="005B1A0B">
      <w:pPr>
        <w:jc w:val="both"/>
        <w:rPr>
          <w:rFonts w:ascii="Times New Roman" w:hAnsi="Times New Roman" w:cs="Times New Roman"/>
        </w:rPr>
      </w:pPr>
    </w:p>
    <w:p w14:paraId="4F56AC06" w14:textId="77777777" w:rsidR="006417D7" w:rsidRDefault="006417D7"/>
    <w:sectPr w:rsidR="006417D7" w:rsidSect="005B1A0B">
      <w:headerReference w:type="default" r:id="rId68"/>
      <w:footerReference w:type="default" r:id="rId6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6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9E64" w14:textId="77777777" w:rsidR="00752F50" w:rsidRDefault="00752F50">
      <w:pPr>
        <w:spacing w:after="0" w:line="240" w:lineRule="auto"/>
      </w:pPr>
      <w:r>
        <w:separator/>
      </w:r>
    </w:p>
  </w:endnote>
  <w:endnote w:type="continuationSeparator" w:id="0">
    <w:p w14:paraId="0FB8A693" w14:textId="77777777" w:rsidR="00752F50" w:rsidRDefault="00752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21EF" w14:textId="77777777" w:rsidR="005B1A0B" w:rsidRDefault="005B1A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C2155" w14:textId="77777777" w:rsidR="005B1A0B" w:rsidRDefault="005B1A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BA81" w14:textId="77777777" w:rsidR="005B1A0B" w:rsidRDefault="005B1A0B">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3108" w14:textId="77777777" w:rsidR="005B1A0B" w:rsidRDefault="005B1A0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6D2F" w14:textId="77777777" w:rsidR="005B1A0B" w:rsidRDefault="005B1A0B">
    <w:pPr>
      <w:pStyle w:val="Foote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451D" w14:textId="77777777" w:rsidR="005B1A0B" w:rsidRDefault="005B1A0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00C84" w14:textId="77777777" w:rsidR="005B1A0B" w:rsidRDefault="005B1A0B">
    <w:pPr>
      <w:pStyle w:val="Foote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0E22" w14:textId="77777777" w:rsidR="005B1A0B" w:rsidRDefault="005B1A0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00C2" w14:textId="77777777" w:rsidR="005B1A0B" w:rsidRDefault="005B1A0B">
    <w:pPr>
      <w:pStyle w:val="Footer"/>
      <w:jc w:val="cen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1109" w14:textId="77777777" w:rsidR="005B1A0B" w:rsidRDefault="005B1A0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F8E6" w14:textId="77777777" w:rsidR="005B1A0B" w:rsidRDefault="005B1A0B">
    <w:pPr>
      <w:pStyle w:val="Footer"/>
      <w:jc w:val="cen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2EB2" w14:textId="77777777" w:rsidR="005B1A0B" w:rsidRDefault="005B1A0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99CA" w14:textId="77777777" w:rsidR="005B1A0B" w:rsidRDefault="005B1A0B">
    <w:pPr>
      <w:pStyle w:val="Foote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E437" w14:textId="77777777" w:rsidR="005B1A0B" w:rsidRDefault="005B1A0B">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F700" w14:textId="77777777" w:rsidR="005B1A0B" w:rsidRDefault="005B1A0B">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FCA2C" w14:textId="77777777" w:rsidR="00752F50" w:rsidRDefault="00752F50">
      <w:pPr>
        <w:spacing w:after="0" w:line="240" w:lineRule="auto"/>
      </w:pPr>
      <w:r>
        <w:separator/>
      </w:r>
    </w:p>
  </w:footnote>
  <w:footnote w:type="continuationSeparator" w:id="0">
    <w:p w14:paraId="3CD126D8" w14:textId="77777777" w:rsidR="00752F50" w:rsidRDefault="00752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9997" w14:textId="77777777" w:rsidR="005B1A0B" w:rsidRDefault="005B1A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86C9B" w14:textId="77777777" w:rsidR="005B1A0B" w:rsidRDefault="005B1A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E248" w14:textId="77777777" w:rsidR="005B1A0B" w:rsidRDefault="005B1A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D6D0" w14:textId="77777777" w:rsidR="005B1A0B" w:rsidRDefault="005B1A0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21D8" w14:textId="77777777" w:rsidR="005B1A0B" w:rsidRDefault="005B1A0B" w:rsidP="004B306E">
    <w:pPr>
      <w:pStyle w:val="Header"/>
      <w:jc w:val="right"/>
    </w:pPr>
    <w:r>
      <w:rPr>
        <w:i/>
        <w:sz w:val="20"/>
      </w:rPr>
      <w:t xml:space="preserve"> Software Project Management Plan (SPMP)</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4666" w14:textId="77777777" w:rsidR="005B1A0B" w:rsidRDefault="005B1A0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B71E" w14:textId="77777777" w:rsidR="005B1A0B" w:rsidRPr="00BE474A" w:rsidRDefault="005B1A0B" w:rsidP="00BE474A">
    <w:pPr>
      <w:pStyle w:val="Header"/>
      <w:jc w:val="right"/>
      <w:rPr>
        <w:i/>
        <w:sz w:val="20"/>
      </w:rPr>
    </w:pPr>
    <w:r>
      <w:rPr>
        <w:i/>
        <w:sz w:val="20"/>
      </w:rPr>
      <w:t xml:space="preserve"> Software Requirements Specification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F2019" w14:textId="77777777" w:rsidR="005B1A0B" w:rsidRDefault="005B1A0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2D68" w14:textId="77777777" w:rsidR="005B1A0B" w:rsidRDefault="005B1A0B" w:rsidP="00013329">
    <w:pPr>
      <w:pStyle w:val="Header"/>
      <w:jc w:val="right"/>
    </w:pPr>
    <w:r>
      <w:rPr>
        <w:i/>
        <w:sz w:val="20"/>
      </w:rPr>
      <w:t xml:space="preserve"> Software Design Description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E1294" w14:textId="77777777" w:rsidR="005B1A0B" w:rsidRDefault="005B1A0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E5EA" w14:textId="77777777" w:rsidR="005B1A0B" w:rsidRDefault="005B1A0B" w:rsidP="00013329">
    <w:pPr>
      <w:pStyle w:val="Header"/>
      <w:jc w:val="right"/>
    </w:pPr>
    <w:r>
      <w:rPr>
        <w:i/>
        <w:sz w:val="20"/>
      </w:rPr>
      <w:t>Implementation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5080" w14:textId="77777777" w:rsidR="005B1A0B" w:rsidRDefault="005B1A0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9020F" w14:textId="77777777" w:rsidR="005B1A0B" w:rsidRDefault="005B1A0B" w:rsidP="00013329">
    <w:pPr>
      <w:pStyle w:val="Header"/>
      <w:jc w:val="right"/>
    </w:pPr>
    <w:r>
      <w:rPr>
        <w:i/>
        <w:sz w:val="20"/>
      </w:rPr>
      <w:t xml:space="preserve"> Software Test Documentation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557A9" w14:textId="77777777" w:rsidR="005B1A0B" w:rsidRDefault="005B1A0B">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9E9D" w14:textId="77777777" w:rsidR="005B1A0B" w:rsidRDefault="005B1A0B" w:rsidP="00013329">
    <w:pPr>
      <w:pStyle w:val="Header"/>
      <w:jc w:val="right"/>
    </w:pPr>
    <w:r>
      <w:rPr>
        <w:i/>
        <w:sz w:val="20"/>
      </w:rPr>
      <w:t>Conclusion and Future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D7E931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22A1E"/>
    <w:multiLevelType w:val="hybridMultilevel"/>
    <w:tmpl w:val="6C42BC1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09BD4454"/>
    <w:multiLevelType w:val="hybridMultilevel"/>
    <w:tmpl w:val="2FE0016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09C91EB7"/>
    <w:multiLevelType w:val="hybridMultilevel"/>
    <w:tmpl w:val="AA527A1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0A8678F1"/>
    <w:multiLevelType w:val="hybridMultilevel"/>
    <w:tmpl w:val="A1EEC178"/>
    <w:lvl w:ilvl="0" w:tplc="697636AA">
      <w:start w:val="1"/>
      <w:numFmt w:val="decimal"/>
      <w:lvlText w:val="%1."/>
      <w:lvlJc w:val="left"/>
      <w:pPr>
        <w:ind w:left="408" w:hanging="360"/>
      </w:pPr>
      <w:rPr>
        <w:rFonts w:hint="default"/>
      </w:rPr>
    </w:lvl>
    <w:lvl w:ilvl="1" w:tplc="0C000019" w:tentative="1">
      <w:start w:val="1"/>
      <w:numFmt w:val="lowerLetter"/>
      <w:lvlText w:val="%2."/>
      <w:lvlJc w:val="left"/>
      <w:pPr>
        <w:ind w:left="1128" w:hanging="360"/>
      </w:pPr>
    </w:lvl>
    <w:lvl w:ilvl="2" w:tplc="0C00001B" w:tentative="1">
      <w:start w:val="1"/>
      <w:numFmt w:val="lowerRoman"/>
      <w:lvlText w:val="%3."/>
      <w:lvlJc w:val="right"/>
      <w:pPr>
        <w:ind w:left="1848" w:hanging="180"/>
      </w:pPr>
    </w:lvl>
    <w:lvl w:ilvl="3" w:tplc="0C00000F" w:tentative="1">
      <w:start w:val="1"/>
      <w:numFmt w:val="decimal"/>
      <w:lvlText w:val="%4."/>
      <w:lvlJc w:val="left"/>
      <w:pPr>
        <w:ind w:left="2568" w:hanging="360"/>
      </w:pPr>
    </w:lvl>
    <w:lvl w:ilvl="4" w:tplc="0C000019" w:tentative="1">
      <w:start w:val="1"/>
      <w:numFmt w:val="lowerLetter"/>
      <w:lvlText w:val="%5."/>
      <w:lvlJc w:val="left"/>
      <w:pPr>
        <w:ind w:left="3288" w:hanging="360"/>
      </w:pPr>
    </w:lvl>
    <w:lvl w:ilvl="5" w:tplc="0C00001B" w:tentative="1">
      <w:start w:val="1"/>
      <w:numFmt w:val="lowerRoman"/>
      <w:lvlText w:val="%6."/>
      <w:lvlJc w:val="right"/>
      <w:pPr>
        <w:ind w:left="4008" w:hanging="180"/>
      </w:pPr>
    </w:lvl>
    <w:lvl w:ilvl="6" w:tplc="0C00000F" w:tentative="1">
      <w:start w:val="1"/>
      <w:numFmt w:val="decimal"/>
      <w:lvlText w:val="%7."/>
      <w:lvlJc w:val="left"/>
      <w:pPr>
        <w:ind w:left="4728" w:hanging="360"/>
      </w:pPr>
    </w:lvl>
    <w:lvl w:ilvl="7" w:tplc="0C000019" w:tentative="1">
      <w:start w:val="1"/>
      <w:numFmt w:val="lowerLetter"/>
      <w:lvlText w:val="%8."/>
      <w:lvlJc w:val="left"/>
      <w:pPr>
        <w:ind w:left="5448" w:hanging="360"/>
      </w:pPr>
    </w:lvl>
    <w:lvl w:ilvl="8" w:tplc="0C00001B" w:tentative="1">
      <w:start w:val="1"/>
      <w:numFmt w:val="lowerRoman"/>
      <w:lvlText w:val="%9."/>
      <w:lvlJc w:val="right"/>
      <w:pPr>
        <w:ind w:left="6168" w:hanging="180"/>
      </w:pPr>
    </w:lvl>
  </w:abstractNum>
  <w:abstractNum w:abstractNumId="13" w15:restartNumberingAfterBreak="0">
    <w:nsid w:val="209B16ED"/>
    <w:multiLevelType w:val="hybridMultilevel"/>
    <w:tmpl w:val="C700DE5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257A738F"/>
    <w:multiLevelType w:val="hybridMultilevel"/>
    <w:tmpl w:val="08AE50E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2716207E"/>
    <w:multiLevelType w:val="hybridMultilevel"/>
    <w:tmpl w:val="7742809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385F4133"/>
    <w:multiLevelType w:val="multilevel"/>
    <w:tmpl w:val="53925F5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4D55597"/>
    <w:multiLevelType w:val="hybridMultilevel"/>
    <w:tmpl w:val="BC9645B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4A6E2A42"/>
    <w:multiLevelType w:val="hybridMultilevel"/>
    <w:tmpl w:val="22EC102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4E7C2536"/>
    <w:multiLevelType w:val="multilevel"/>
    <w:tmpl w:val="80688C5A"/>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EDF78E9"/>
    <w:multiLevelType w:val="hybridMultilevel"/>
    <w:tmpl w:val="F3663DE6"/>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4FCE59D9"/>
    <w:multiLevelType w:val="hybridMultilevel"/>
    <w:tmpl w:val="BBF4353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52775D81"/>
    <w:multiLevelType w:val="hybridMultilevel"/>
    <w:tmpl w:val="2DFA263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3" w15:restartNumberingAfterBreak="0">
    <w:nsid w:val="7BBF30EB"/>
    <w:multiLevelType w:val="hybridMultilevel"/>
    <w:tmpl w:val="E99EE5B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669136547">
    <w:abstractNumId w:val="8"/>
  </w:num>
  <w:num w:numId="2" w16cid:durableId="1384521808">
    <w:abstractNumId w:val="6"/>
  </w:num>
  <w:num w:numId="3" w16cid:durableId="2001300069">
    <w:abstractNumId w:val="5"/>
  </w:num>
  <w:num w:numId="4" w16cid:durableId="925967319">
    <w:abstractNumId w:val="4"/>
  </w:num>
  <w:num w:numId="5" w16cid:durableId="234828565">
    <w:abstractNumId w:val="7"/>
  </w:num>
  <w:num w:numId="6" w16cid:durableId="1492479819">
    <w:abstractNumId w:val="3"/>
  </w:num>
  <w:num w:numId="7" w16cid:durableId="728458584">
    <w:abstractNumId w:val="2"/>
  </w:num>
  <w:num w:numId="8" w16cid:durableId="521551252">
    <w:abstractNumId w:val="1"/>
  </w:num>
  <w:num w:numId="9" w16cid:durableId="951858941">
    <w:abstractNumId w:val="0"/>
  </w:num>
  <w:num w:numId="10" w16cid:durableId="1671712173">
    <w:abstractNumId w:val="14"/>
  </w:num>
  <w:num w:numId="11" w16cid:durableId="965240544">
    <w:abstractNumId w:val="23"/>
  </w:num>
  <w:num w:numId="12" w16cid:durableId="1614247719">
    <w:abstractNumId w:val="11"/>
  </w:num>
  <w:num w:numId="13" w16cid:durableId="1364744515">
    <w:abstractNumId w:val="9"/>
  </w:num>
  <w:num w:numId="14" w16cid:durableId="1956595277">
    <w:abstractNumId w:val="15"/>
  </w:num>
  <w:num w:numId="15" w16cid:durableId="537471982">
    <w:abstractNumId w:val="19"/>
  </w:num>
  <w:num w:numId="16" w16cid:durableId="1904483192">
    <w:abstractNumId w:val="20"/>
  </w:num>
  <w:num w:numId="17" w16cid:durableId="362631485">
    <w:abstractNumId w:val="17"/>
  </w:num>
  <w:num w:numId="18" w16cid:durableId="2103990421">
    <w:abstractNumId w:val="18"/>
  </w:num>
  <w:num w:numId="19" w16cid:durableId="1272397096">
    <w:abstractNumId w:val="13"/>
  </w:num>
  <w:num w:numId="20" w16cid:durableId="1958901237">
    <w:abstractNumId w:val="10"/>
  </w:num>
  <w:num w:numId="21" w16cid:durableId="730664509">
    <w:abstractNumId w:val="16"/>
  </w:num>
  <w:num w:numId="22" w16cid:durableId="204566049">
    <w:abstractNumId w:val="12"/>
  </w:num>
  <w:num w:numId="23" w16cid:durableId="1344893546">
    <w:abstractNumId w:val="22"/>
  </w:num>
  <w:num w:numId="24" w16cid:durableId="1433476960">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aiza Maqbool">
    <w15:presenceInfo w15:providerId="AD" w15:userId="S::Onaiza@qau.edu.pk::aaaa153c-710c-4f87-951d-c0301932bd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A0B"/>
    <w:rsid w:val="000805F5"/>
    <w:rsid w:val="00163D79"/>
    <w:rsid w:val="001B6EF5"/>
    <w:rsid w:val="001E7D1C"/>
    <w:rsid w:val="001F358C"/>
    <w:rsid w:val="00345192"/>
    <w:rsid w:val="00376F12"/>
    <w:rsid w:val="003D256C"/>
    <w:rsid w:val="00504B6A"/>
    <w:rsid w:val="0052434F"/>
    <w:rsid w:val="0058442E"/>
    <w:rsid w:val="005B1A0B"/>
    <w:rsid w:val="005F502B"/>
    <w:rsid w:val="006417D7"/>
    <w:rsid w:val="006B13EF"/>
    <w:rsid w:val="00727831"/>
    <w:rsid w:val="00752F50"/>
    <w:rsid w:val="007815EC"/>
    <w:rsid w:val="0079186A"/>
    <w:rsid w:val="007A108E"/>
    <w:rsid w:val="00802532"/>
    <w:rsid w:val="00896125"/>
    <w:rsid w:val="009262DD"/>
    <w:rsid w:val="00970ED6"/>
    <w:rsid w:val="009A6B3A"/>
    <w:rsid w:val="009B6354"/>
    <w:rsid w:val="009E2793"/>
    <w:rsid w:val="00A549EA"/>
    <w:rsid w:val="00AB3CD0"/>
    <w:rsid w:val="00AC2389"/>
    <w:rsid w:val="00B22632"/>
    <w:rsid w:val="00BA263C"/>
    <w:rsid w:val="00C0577E"/>
    <w:rsid w:val="00C07C08"/>
    <w:rsid w:val="00CB6232"/>
    <w:rsid w:val="00CC5D85"/>
    <w:rsid w:val="00D55D07"/>
    <w:rsid w:val="00D947B1"/>
    <w:rsid w:val="00E27B28"/>
    <w:rsid w:val="00E410D6"/>
    <w:rsid w:val="00EB4CC6"/>
    <w:rsid w:val="00F76F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F8EA3"/>
  <w15:chartTrackingRefBased/>
  <w15:docId w15:val="{2FDFBDB7-28FB-4067-9737-D670CCBCB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A0B"/>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B1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1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1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A0B"/>
    <w:rPr>
      <w:rFonts w:eastAsiaTheme="majorEastAsia" w:cstheme="majorBidi"/>
      <w:color w:val="272727" w:themeColor="text1" w:themeTint="D8"/>
    </w:rPr>
  </w:style>
  <w:style w:type="paragraph" w:styleId="Title">
    <w:name w:val="Title"/>
    <w:basedOn w:val="Normal"/>
    <w:next w:val="Normal"/>
    <w:link w:val="TitleChar"/>
    <w:uiPriority w:val="10"/>
    <w:qFormat/>
    <w:rsid w:val="005B1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A0B"/>
    <w:pPr>
      <w:spacing w:before="160"/>
      <w:jc w:val="center"/>
    </w:pPr>
    <w:rPr>
      <w:i/>
      <w:iCs/>
      <w:color w:val="404040" w:themeColor="text1" w:themeTint="BF"/>
    </w:rPr>
  </w:style>
  <w:style w:type="character" w:customStyle="1" w:styleId="QuoteChar">
    <w:name w:val="Quote Char"/>
    <w:basedOn w:val="DefaultParagraphFont"/>
    <w:link w:val="Quote"/>
    <w:uiPriority w:val="29"/>
    <w:rsid w:val="005B1A0B"/>
    <w:rPr>
      <w:i/>
      <w:iCs/>
      <w:color w:val="404040" w:themeColor="text1" w:themeTint="BF"/>
    </w:rPr>
  </w:style>
  <w:style w:type="paragraph" w:styleId="ListParagraph">
    <w:name w:val="List Paragraph"/>
    <w:basedOn w:val="Normal"/>
    <w:uiPriority w:val="34"/>
    <w:qFormat/>
    <w:rsid w:val="005B1A0B"/>
    <w:pPr>
      <w:ind w:left="720"/>
      <w:contextualSpacing/>
    </w:pPr>
  </w:style>
  <w:style w:type="character" w:styleId="IntenseEmphasis">
    <w:name w:val="Intense Emphasis"/>
    <w:basedOn w:val="DefaultParagraphFont"/>
    <w:uiPriority w:val="21"/>
    <w:qFormat/>
    <w:rsid w:val="005B1A0B"/>
    <w:rPr>
      <w:i/>
      <w:iCs/>
      <w:color w:val="0F4761" w:themeColor="accent1" w:themeShade="BF"/>
    </w:rPr>
  </w:style>
  <w:style w:type="paragraph" w:styleId="IntenseQuote">
    <w:name w:val="Intense Quote"/>
    <w:basedOn w:val="Normal"/>
    <w:next w:val="Normal"/>
    <w:link w:val="IntenseQuoteChar"/>
    <w:uiPriority w:val="30"/>
    <w:qFormat/>
    <w:rsid w:val="005B1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A0B"/>
    <w:rPr>
      <w:i/>
      <w:iCs/>
      <w:color w:val="0F4761" w:themeColor="accent1" w:themeShade="BF"/>
    </w:rPr>
  </w:style>
  <w:style w:type="character" w:styleId="IntenseReference">
    <w:name w:val="Intense Reference"/>
    <w:basedOn w:val="DefaultParagraphFont"/>
    <w:uiPriority w:val="32"/>
    <w:qFormat/>
    <w:rsid w:val="005B1A0B"/>
    <w:rPr>
      <w:b/>
      <w:bCs/>
      <w:smallCaps/>
      <w:color w:val="0F4761" w:themeColor="accent1" w:themeShade="BF"/>
      <w:spacing w:val="5"/>
    </w:rPr>
  </w:style>
  <w:style w:type="paragraph" w:styleId="Header">
    <w:name w:val="header"/>
    <w:basedOn w:val="Normal"/>
    <w:link w:val="HeaderChar"/>
    <w:uiPriority w:val="99"/>
    <w:unhideWhenUsed/>
    <w:rsid w:val="005B1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1A0B"/>
    <w:rPr>
      <w:rFonts w:eastAsiaTheme="minorEastAsia"/>
      <w:kern w:val="0"/>
      <w:lang w:val="en-US"/>
      <w14:ligatures w14:val="none"/>
    </w:rPr>
  </w:style>
  <w:style w:type="paragraph" w:styleId="Footer">
    <w:name w:val="footer"/>
    <w:basedOn w:val="Normal"/>
    <w:link w:val="FooterChar"/>
    <w:uiPriority w:val="99"/>
    <w:unhideWhenUsed/>
    <w:rsid w:val="005B1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1A0B"/>
    <w:rPr>
      <w:rFonts w:eastAsiaTheme="minorEastAsia"/>
      <w:kern w:val="0"/>
      <w:lang w:val="en-US"/>
      <w14:ligatures w14:val="none"/>
    </w:rPr>
  </w:style>
  <w:style w:type="paragraph" w:styleId="NoSpacing">
    <w:name w:val="No Spacing"/>
    <w:uiPriority w:val="1"/>
    <w:qFormat/>
    <w:rsid w:val="005B1A0B"/>
    <w:pPr>
      <w:spacing w:after="0" w:line="240" w:lineRule="auto"/>
    </w:pPr>
    <w:rPr>
      <w:rFonts w:eastAsiaTheme="minorEastAsia"/>
      <w:kern w:val="0"/>
      <w:lang w:val="en-US"/>
      <w14:ligatures w14:val="none"/>
    </w:rPr>
  </w:style>
  <w:style w:type="paragraph" w:styleId="BodyText">
    <w:name w:val="Body Text"/>
    <w:basedOn w:val="Normal"/>
    <w:link w:val="BodyTextChar"/>
    <w:uiPriority w:val="99"/>
    <w:unhideWhenUsed/>
    <w:rsid w:val="005B1A0B"/>
    <w:pPr>
      <w:spacing w:after="120"/>
    </w:pPr>
  </w:style>
  <w:style w:type="character" w:customStyle="1" w:styleId="BodyTextChar">
    <w:name w:val="Body Text Char"/>
    <w:basedOn w:val="DefaultParagraphFont"/>
    <w:link w:val="BodyText"/>
    <w:uiPriority w:val="99"/>
    <w:rsid w:val="005B1A0B"/>
    <w:rPr>
      <w:rFonts w:eastAsiaTheme="minorEastAsia"/>
      <w:kern w:val="0"/>
      <w:lang w:val="en-US"/>
      <w14:ligatures w14:val="none"/>
    </w:rPr>
  </w:style>
  <w:style w:type="paragraph" w:styleId="BodyText2">
    <w:name w:val="Body Text 2"/>
    <w:basedOn w:val="Normal"/>
    <w:link w:val="BodyText2Char"/>
    <w:uiPriority w:val="99"/>
    <w:unhideWhenUsed/>
    <w:rsid w:val="005B1A0B"/>
    <w:pPr>
      <w:spacing w:after="120" w:line="480" w:lineRule="auto"/>
    </w:pPr>
  </w:style>
  <w:style w:type="character" w:customStyle="1" w:styleId="BodyText2Char">
    <w:name w:val="Body Text 2 Char"/>
    <w:basedOn w:val="DefaultParagraphFont"/>
    <w:link w:val="BodyText2"/>
    <w:uiPriority w:val="99"/>
    <w:rsid w:val="005B1A0B"/>
    <w:rPr>
      <w:rFonts w:eastAsiaTheme="minorEastAsia"/>
      <w:kern w:val="0"/>
      <w:lang w:val="en-US"/>
      <w14:ligatures w14:val="none"/>
    </w:rPr>
  </w:style>
  <w:style w:type="paragraph" w:styleId="BodyText3">
    <w:name w:val="Body Text 3"/>
    <w:basedOn w:val="Normal"/>
    <w:link w:val="BodyText3Char"/>
    <w:uiPriority w:val="99"/>
    <w:unhideWhenUsed/>
    <w:rsid w:val="005B1A0B"/>
    <w:pPr>
      <w:spacing w:after="120"/>
    </w:pPr>
    <w:rPr>
      <w:sz w:val="16"/>
      <w:szCs w:val="16"/>
    </w:rPr>
  </w:style>
  <w:style w:type="character" w:customStyle="1" w:styleId="BodyText3Char">
    <w:name w:val="Body Text 3 Char"/>
    <w:basedOn w:val="DefaultParagraphFont"/>
    <w:link w:val="BodyText3"/>
    <w:uiPriority w:val="99"/>
    <w:rsid w:val="005B1A0B"/>
    <w:rPr>
      <w:rFonts w:eastAsiaTheme="minorEastAsia"/>
      <w:kern w:val="0"/>
      <w:sz w:val="16"/>
      <w:szCs w:val="16"/>
      <w:lang w:val="en-US"/>
      <w14:ligatures w14:val="none"/>
    </w:rPr>
  </w:style>
  <w:style w:type="paragraph" w:styleId="List">
    <w:name w:val="List"/>
    <w:basedOn w:val="Normal"/>
    <w:uiPriority w:val="99"/>
    <w:unhideWhenUsed/>
    <w:rsid w:val="005B1A0B"/>
    <w:pPr>
      <w:ind w:left="360" w:hanging="360"/>
      <w:contextualSpacing/>
    </w:pPr>
  </w:style>
  <w:style w:type="paragraph" w:styleId="List2">
    <w:name w:val="List 2"/>
    <w:basedOn w:val="Normal"/>
    <w:uiPriority w:val="99"/>
    <w:unhideWhenUsed/>
    <w:rsid w:val="005B1A0B"/>
    <w:pPr>
      <w:ind w:left="720" w:hanging="360"/>
      <w:contextualSpacing/>
    </w:pPr>
  </w:style>
  <w:style w:type="paragraph" w:styleId="List3">
    <w:name w:val="List 3"/>
    <w:basedOn w:val="Normal"/>
    <w:uiPriority w:val="99"/>
    <w:unhideWhenUsed/>
    <w:rsid w:val="005B1A0B"/>
    <w:pPr>
      <w:ind w:left="1080" w:hanging="360"/>
      <w:contextualSpacing/>
    </w:pPr>
  </w:style>
  <w:style w:type="paragraph" w:styleId="ListBullet">
    <w:name w:val="List Bullet"/>
    <w:basedOn w:val="Normal"/>
    <w:uiPriority w:val="99"/>
    <w:unhideWhenUsed/>
    <w:rsid w:val="005B1A0B"/>
    <w:pPr>
      <w:numPr>
        <w:numId w:val="1"/>
      </w:numPr>
      <w:tabs>
        <w:tab w:val="clear" w:pos="360"/>
      </w:tabs>
      <w:ind w:left="0" w:firstLine="0"/>
      <w:contextualSpacing/>
    </w:pPr>
  </w:style>
  <w:style w:type="paragraph" w:styleId="ListBullet2">
    <w:name w:val="List Bullet 2"/>
    <w:basedOn w:val="Normal"/>
    <w:uiPriority w:val="99"/>
    <w:unhideWhenUsed/>
    <w:rsid w:val="005B1A0B"/>
    <w:pPr>
      <w:numPr>
        <w:numId w:val="2"/>
      </w:numPr>
      <w:tabs>
        <w:tab w:val="clear" w:pos="720"/>
      </w:tabs>
      <w:ind w:left="0" w:firstLine="0"/>
      <w:contextualSpacing/>
    </w:pPr>
  </w:style>
  <w:style w:type="paragraph" w:styleId="ListBullet3">
    <w:name w:val="List Bullet 3"/>
    <w:basedOn w:val="Normal"/>
    <w:uiPriority w:val="99"/>
    <w:unhideWhenUsed/>
    <w:rsid w:val="005B1A0B"/>
    <w:pPr>
      <w:numPr>
        <w:numId w:val="3"/>
      </w:numPr>
      <w:tabs>
        <w:tab w:val="clear" w:pos="1080"/>
      </w:tabs>
      <w:ind w:left="0" w:firstLine="0"/>
      <w:contextualSpacing/>
    </w:pPr>
  </w:style>
  <w:style w:type="paragraph" w:styleId="ListNumber">
    <w:name w:val="List Number"/>
    <w:basedOn w:val="Normal"/>
    <w:uiPriority w:val="99"/>
    <w:unhideWhenUsed/>
    <w:rsid w:val="005B1A0B"/>
    <w:pPr>
      <w:numPr>
        <w:numId w:val="5"/>
      </w:numPr>
      <w:tabs>
        <w:tab w:val="clear" w:pos="360"/>
      </w:tabs>
      <w:ind w:left="0" w:firstLine="0"/>
      <w:contextualSpacing/>
    </w:pPr>
  </w:style>
  <w:style w:type="paragraph" w:styleId="ListNumber2">
    <w:name w:val="List Number 2"/>
    <w:basedOn w:val="Normal"/>
    <w:uiPriority w:val="99"/>
    <w:unhideWhenUsed/>
    <w:rsid w:val="005B1A0B"/>
    <w:pPr>
      <w:numPr>
        <w:numId w:val="6"/>
      </w:numPr>
      <w:tabs>
        <w:tab w:val="clear" w:pos="720"/>
      </w:tabs>
      <w:ind w:left="0" w:firstLine="0"/>
      <w:contextualSpacing/>
    </w:pPr>
  </w:style>
  <w:style w:type="paragraph" w:styleId="ListNumber3">
    <w:name w:val="List Number 3"/>
    <w:basedOn w:val="Normal"/>
    <w:uiPriority w:val="99"/>
    <w:unhideWhenUsed/>
    <w:rsid w:val="005B1A0B"/>
    <w:pPr>
      <w:numPr>
        <w:numId w:val="7"/>
      </w:numPr>
      <w:tabs>
        <w:tab w:val="clear" w:pos="1080"/>
      </w:tabs>
      <w:ind w:left="0" w:firstLine="0"/>
      <w:contextualSpacing/>
    </w:pPr>
  </w:style>
  <w:style w:type="paragraph" w:styleId="ListContinue">
    <w:name w:val="List Continue"/>
    <w:basedOn w:val="Normal"/>
    <w:uiPriority w:val="99"/>
    <w:unhideWhenUsed/>
    <w:rsid w:val="005B1A0B"/>
    <w:pPr>
      <w:spacing w:after="120"/>
      <w:ind w:left="360"/>
      <w:contextualSpacing/>
    </w:pPr>
  </w:style>
  <w:style w:type="paragraph" w:styleId="ListContinue2">
    <w:name w:val="List Continue 2"/>
    <w:basedOn w:val="Normal"/>
    <w:uiPriority w:val="99"/>
    <w:unhideWhenUsed/>
    <w:rsid w:val="005B1A0B"/>
    <w:pPr>
      <w:spacing w:after="120"/>
      <w:ind w:left="720"/>
      <w:contextualSpacing/>
    </w:pPr>
  </w:style>
  <w:style w:type="paragraph" w:styleId="ListContinue3">
    <w:name w:val="List Continue 3"/>
    <w:basedOn w:val="Normal"/>
    <w:uiPriority w:val="99"/>
    <w:unhideWhenUsed/>
    <w:rsid w:val="005B1A0B"/>
    <w:pPr>
      <w:spacing w:after="120"/>
      <w:ind w:left="1080"/>
      <w:contextualSpacing/>
    </w:pPr>
  </w:style>
  <w:style w:type="paragraph" w:styleId="MacroText">
    <w:name w:val="macro"/>
    <w:link w:val="MacroTextChar"/>
    <w:uiPriority w:val="99"/>
    <w:unhideWhenUsed/>
    <w:rsid w:val="005B1A0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5B1A0B"/>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5B1A0B"/>
    <w:pPr>
      <w:spacing w:line="240" w:lineRule="auto"/>
    </w:pPr>
    <w:rPr>
      <w:b/>
      <w:bCs/>
      <w:color w:val="156082" w:themeColor="accent1"/>
      <w:sz w:val="18"/>
      <w:szCs w:val="18"/>
    </w:rPr>
  </w:style>
  <w:style w:type="character" w:styleId="Strong">
    <w:name w:val="Strong"/>
    <w:basedOn w:val="DefaultParagraphFont"/>
    <w:uiPriority w:val="22"/>
    <w:qFormat/>
    <w:rsid w:val="005B1A0B"/>
    <w:rPr>
      <w:b/>
      <w:bCs/>
    </w:rPr>
  </w:style>
  <w:style w:type="character" w:styleId="Emphasis">
    <w:name w:val="Emphasis"/>
    <w:basedOn w:val="DefaultParagraphFont"/>
    <w:uiPriority w:val="20"/>
    <w:qFormat/>
    <w:rsid w:val="005B1A0B"/>
    <w:rPr>
      <w:i/>
      <w:iCs/>
    </w:rPr>
  </w:style>
  <w:style w:type="character" w:styleId="SubtleEmphasis">
    <w:name w:val="Subtle Emphasis"/>
    <w:basedOn w:val="DefaultParagraphFont"/>
    <w:uiPriority w:val="19"/>
    <w:qFormat/>
    <w:rsid w:val="005B1A0B"/>
    <w:rPr>
      <w:i/>
      <w:iCs/>
      <w:color w:val="808080" w:themeColor="text1" w:themeTint="7F"/>
    </w:rPr>
  </w:style>
  <w:style w:type="character" w:styleId="SubtleReference">
    <w:name w:val="Subtle Reference"/>
    <w:basedOn w:val="DefaultParagraphFont"/>
    <w:uiPriority w:val="31"/>
    <w:qFormat/>
    <w:rsid w:val="005B1A0B"/>
    <w:rPr>
      <w:smallCaps/>
      <w:color w:val="E97132" w:themeColor="accent2"/>
      <w:u w:val="single"/>
    </w:rPr>
  </w:style>
  <w:style w:type="character" w:styleId="BookTitle">
    <w:name w:val="Book Title"/>
    <w:basedOn w:val="DefaultParagraphFont"/>
    <w:uiPriority w:val="33"/>
    <w:qFormat/>
    <w:rsid w:val="005B1A0B"/>
    <w:rPr>
      <w:b/>
      <w:bCs/>
      <w:smallCaps/>
      <w:spacing w:val="5"/>
    </w:rPr>
  </w:style>
  <w:style w:type="paragraph" w:styleId="TOCHeading">
    <w:name w:val="TOC Heading"/>
    <w:basedOn w:val="Heading1"/>
    <w:next w:val="Normal"/>
    <w:uiPriority w:val="39"/>
    <w:unhideWhenUsed/>
    <w:qFormat/>
    <w:rsid w:val="005B1A0B"/>
    <w:pPr>
      <w:spacing w:before="480" w:after="0"/>
      <w:outlineLvl w:val="9"/>
    </w:pPr>
    <w:rPr>
      <w:b/>
      <w:bCs/>
      <w:sz w:val="28"/>
      <w:szCs w:val="28"/>
    </w:rPr>
  </w:style>
  <w:style w:type="table" w:styleId="TableGrid">
    <w:name w:val="Table Grid"/>
    <w:basedOn w:val="TableNormal"/>
    <w:uiPriority w:val="59"/>
    <w:rsid w:val="005B1A0B"/>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B1A0B"/>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B1A0B"/>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B1A0B"/>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5B1A0B"/>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5B1A0B"/>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5B1A0B"/>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5B1A0B"/>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5B1A0B"/>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B1A0B"/>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5B1A0B"/>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5B1A0B"/>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5B1A0B"/>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5B1A0B"/>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5B1A0B"/>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5B1A0B"/>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B1A0B"/>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5B1A0B"/>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5B1A0B"/>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5B1A0B"/>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5B1A0B"/>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5B1A0B"/>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5B1A0B"/>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B1A0B"/>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B1A0B"/>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B1A0B"/>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B1A0B"/>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B1A0B"/>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B1A0B"/>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B1A0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B1A0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B1A0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B1A0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B1A0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B1A0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B1A0B"/>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B1A0B"/>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B1A0B"/>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5B1A0B"/>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5B1A0B"/>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5B1A0B"/>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5B1A0B"/>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5B1A0B"/>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B1A0B"/>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B1A0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B1A0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5B1A0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5B1A0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5B1A0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5B1A0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5B1A0B"/>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5B1A0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B1A0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5B1A0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5B1A0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5B1A0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5B1A0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5B1A0B"/>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B1A0B"/>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B1A0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B1A0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5B1A0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5B1A0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5B1A0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5B1A0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5B1A0B"/>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5B1A0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B1A0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5B1A0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5B1A0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5B1A0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5B1A0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5B1A0B"/>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1">
    <w:name w:val="toc 1"/>
    <w:basedOn w:val="Normal"/>
    <w:next w:val="Normal"/>
    <w:autoRedefine/>
    <w:uiPriority w:val="39"/>
    <w:unhideWhenUsed/>
    <w:rsid w:val="005B1A0B"/>
    <w:pPr>
      <w:spacing w:after="100"/>
    </w:pPr>
  </w:style>
  <w:style w:type="paragraph" w:styleId="TOC2">
    <w:name w:val="toc 2"/>
    <w:basedOn w:val="Normal"/>
    <w:next w:val="Normal"/>
    <w:autoRedefine/>
    <w:uiPriority w:val="39"/>
    <w:unhideWhenUsed/>
    <w:rsid w:val="005B1A0B"/>
    <w:pPr>
      <w:spacing w:after="100"/>
      <w:ind w:left="220"/>
    </w:pPr>
  </w:style>
  <w:style w:type="paragraph" w:styleId="TOC3">
    <w:name w:val="toc 3"/>
    <w:basedOn w:val="Normal"/>
    <w:next w:val="Normal"/>
    <w:autoRedefine/>
    <w:uiPriority w:val="39"/>
    <w:unhideWhenUsed/>
    <w:rsid w:val="005B1A0B"/>
    <w:pPr>
      <w:spacing w:after="100"/>
      <w:ind w:left="440"/>
    </w:pPr>
  </w:style>
  <w:style w:type="paragraph" w:styleId="TOC4">
    <w:name w:val="toc 4"/>
    <w:basedOn w:val="Normal"/>
    <w:next w:val="Normal"/>
    <w:autoRedefine/>
    <w:uiPriority w:val="39"/>
    <w:unhideWhenUsed/>
    <w:rsid w:val="005B1A0B"/>
    <w:pPr>
      <w:spacing w:after="100" w:line="278" w:lineRule="auto"/>
      <w:ind w:left="720"/>
    </w:pPr>
    <w:rPr>
      <w:kern w:val="2"/>
      <w:sz w:val="24"/>
      <w:szCs w:val="24"/>
      <w:lang/>
      <w14:ligatures w14:val="standardContextual"/>
    </w:rPr>
  </w:style>
  <w:style w:type="paragraph" w:styleId="TOC5">
    <w:name w:val="toc 5"/>
    <w:basedOn w:val="Normal"/>
    <w:next w:val="Normal"/>
    <w:autoRedefine/>
    <w:uiPriority w:val="39"/>
    <w:unhideWhenUsed/>
    <w:rsid w:val="005B1A0B"/>
    <w:pPr>
      <w:spacing w:after="100" w:line="278" w:lineRule="auto"/>
      <w:ind w:left="960"/>
    </w:pPr>
    <w:rPr>
      <w:kern w:val="2"/>
      <w:sz w:val="24"/>
      <w:szCs w:val="24"/>
      <w:lang/>
      <w14:ligatures w14:val="standardContextual"/>
    </w:rPr>
  </w:style>
  <w:style w:type="paragraph" w:styleId="TOC6">
    <w:name w:val="toc 6"/>
    <w:basedOn w:val="Normal"/>
    <w:next w:val="Normal"/>
    <w:autoRedefine/>
    <w:uiPriority w:val="39"/>
    <w:unhideWhenUsed/>
    <w:rsid w:val="005B1A0B"/>
    <w:pPr>
      <w:spacing w:after="100" w:line="278" w:lineRule="auto"/>
      <w:ind w:left="1200"/>
    </w:pPr>
    <w:rPr>
      <w:kern w:val="2"/>
      <w:sz w:val="24"/>
      <w:szCs w:val="24"/>
      <w:lang/>
      <w14:ligatures w14:val="standardContextual"/>
    </w:rPr>
  </w:style>
  <w:style w:type="paragraph" w:styleId="TOC7">
    <w:name w:val="toc 7"/>
    <w:basedOn w:val="Normal"/>
    <w:next w:val="Normal"/>
    <w:autoRedefine/>
    <w:uiPriority w:val="39"/>
    <w:unhideWhenUsed/>
    <w:rsid w:val="005B1A0B"/>
    <w:pPr>
      <w:spacing w:after="100" w:line="278" w:lineRule="auto"/>
      <w:ind w:left="1440"/>
    </w:pPr>
    <w:rPr>
      <w:kern w:val="2"/>
      <w:sz w:val="24"/>
      <w:szCs w:val="24"/>
      <w:lang/>
      <w14:ligatures w14:val="standardContextual"/>
    </w:rPr>
  </w:style>
  <w:style w:type="paragraph" w:styleId="TOC8">
    <w:name w:val="toc 8"/>
    <w:basedOn w:val="Normal"/>
    <w:next w:val="Normal"/>
    <w:autoRedefine/>
    <w:uiPriority w:val="39"/>
    <w:unhideWhenUsed/>
    <w:rsid w:val="005B1A0B"/>
    <w:pPr>
      <w:spacing w:after="100" w:line="278" w:lineRule="auto"/>
      <w:ind w:left="1680"/>
    </w:pPr>
    <w:rPr>
      <w:kern w:val="2"/>
      <w:sz w:val="24"/>
      <w:szCs w:val="24"/>
      <w:lang/>
      <w14:ligatures w14:val="standardContextual"/>
    </w:rPr>
  </w:style>
  <w:style w:type="paragraph" w:styleId="TOC9">
    <w:name w:val="toc 9"/>
    <w:basedOn w:val="Normal"/>
    <w:next w:val="Normal"/>
    <w:autoRedefine/>
    <w:uiPriority w:val="39"/>
    <w:unhideWhenUsed/>
    <w:rsid w:val="005B1A0B"/>
    <w:pPr>
      <w:spacing w:after="100" w:line="278" w:lineRule="auto"/>
      <w:ind w:left="1920"/>
    </w:pPr>
    <w:rPr>
      <w:kern w:val="2"/>
      <w:sz w:val="24"/>
      <w:szCs w:val="24"/>
      <w:lang/>
      <w14:ligatures w14:val="standardContextual"/>
    </w:rPr>
  </w:style>
  <w:style w:type="character" w:styleId="Hyperlink">
    <w:name w:val="Hyperlink"/>
    <w:basedOn w:val="DefaultParagraphFont"/>
    <w:uiPriority w:val="99"/>
    <w:unhideWhenUsed/>
    <w:rsid w:val="005B1A0B"/>
    <w:rPr>
      <w:color w:val="467886" w:themeColor="hyperlink"/>
      <w:u w:val="single"/>
    </w:rPr>
  </w:style>
  <w:style w:type="character" w:styleId="UnresolvedMention">
    <w:name w:val="Unresolved Mention"/>
    <w:basedOn w:val="DefaultParagraphFont"/>
    <w:uiPriority w:val="99"/>
    <w:semiHidden/>
    <w:unhideWhenUsed/>
    <w:rsid w:val="005B1A0B"/>
    <w:rPr>
      <w:color w:val="605E5C"/>
      <w:shd w:val="clear" w:color="auto" w:fill="E1DFDD"/>
    </w:rPr>
  </w:style>
  <w:style w:type="paragraph" w:styleId="TableofFigures">
    <w:name w:val="table of figures"/>
    <w:basedOn w:val="Normal"/>
    <w:next w:val="Normal"/>
    <w:uiPriority w:val="99"/>
    <w:unhideWhenUsed/>
    <w:rsid w:val="005B1A0B"/>
    <w:pPr>
      <w:spacing w:after="0"/>
    </w:pPr>
    <w:rPr>
      <w:i/>
      <w:iCs/>
      <w:sz w:val="20"/>
      <w:szCs w:val="20"/>
    </w:rPr>
  </w:style>
  <w:style w:type="paragraph" w:styleId="Revision">
    <w:name w:val="Revision"/>
    <w:hidden/>
    <w:uiPriority w:val="99"/>
    <w:semiHidden/>
    <w:rsid w:val="007815EC"/>
    <w:pPr>
      <w:spacing w:after="0" w:line="240" w:lineRule="auto"/>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6.png"/><Relationship Id="rId42" Type="http://schemas.openxmlformats.org/officeDocument/2006/relationships/footer" Target="footer7.xml"/><Relationship Id="rId47" Type="http://schemas.openxmlformats.org/officeDocument/2006/relationships/image" Target="media/image24.png"/><Relationship Id="rId63" Type="http://schemas.openxmlformats.org/officeDocument/2006/relationships/hyperlink" Target="https://mlsu.ac.in/econtents/16_EBOOK7th_ed_software_engineering_a_practitioners_approach_by_roger_s._pressman_.pdf" TargetMode="External"/><Relationship Id="rId68" Type="http://schemas.openxmlformats.org/officeDocument/2006/relationships/header" Target="header15.xml"/><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0.jpeg"/><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image" Target="media/image13.jpe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2.png"/><Relationship Id="rId53" Type="http://schemas.openxmlformats.org/officeDocument/2006/relationships/header" Target="header10.xml"/><Relationship Id="rId58" Type="http://schemas.openxmlformats.org/officeDocument/2006/relationships/footer" Target="footer12.xml"/><Relationship Id="rId66" Type="http://schemas.openxmlformats.org/officeDocument/2006/relationships/hyperlink" Target="https://standards.ieee.org/ieee/1058/1542/" TargetMode="External"/><Relationship Id="rId5" Type="http://schemas.openxmlformats.org/officeDocument/2006/relationships/webSettings" Target="webSettings.xml"/><Relationship Id="rId61" Type="http://schemas.openxmlformats.org/officeDocument/2006/relationships/header" Target="header14.xml"/><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image" Target="media/image16.jpeg"/><Relationship Id="rId43" Type="http://schemas.openxmlformats.org/officeDocument/2006/relationships/header" Target="header8.xml"/><Relationship Id="rId48" Type="http://schemas.openxmlformats.org/officeDocument/2006/relationships/image" Target="media/image25.png"/><Relationship Id="rId56" Type="http://schemas.openxmlformats.org/officeDocument/2006/relationships/footer" Target="footer11.xml"/><Relationship Id="rId64" Type="http://schemas.openxmlformats.org/officeDocument/2006/relationships/hyperlink" Target="https://personal.utdallas.edu/~chung/SP/applying-uml-andpatterns.pdf" TargetMode="External"/><Relationship Id="rId69" Type="http://schemas.openxmlformats.org/officeDocument/2006/relationships/footer" Target="footer15.xml"/><Relationship Id="rId8" Type="http://schemas.openxmlformats.org/officeDocument/2006/relationships/image" Target="media/image1.jpeg"/><Relationship Id="rId51" Type="http://schemas.openxmlformats.org/officeDocument/2006/relationships/header" Target="header9.xm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footer" Target="footer6.xml"/><Relationship Id="rId33" Type="http://schemas.openxmlformats.org/officeDocument/2006/relationships/image" Target="media/image14.jpeg"/><Relationship Id="rId38" Type="http://schemas.openxmlformats.org/officeDocument/2006/relationships/image" Target="media/image19.jpeg"/><Relationship Id="rId46" Type="http://schemas.openxmlformats.org/officeDocument/2006/relationships/image" Target="media/image23.png"/><Relationship Id="rId59" Type="http://schemas.openxmlformats.org/officeDocument/2006/relationships/header" Target="header13.xml"/><Relationship Id="rId67" Type="http://schemas.openxmlformats.org/officeDocument/2006/relationships/hyperlink" Target="https://ieeexplore.ieee.org/document/720574/" TargetMode="External"/><Relationship Id="rId20" Type="http://schemas.openxmlformats.org/officeDocument/2006/relationships/image" Target="media/image5.png"/><Relationship Id="rId41" Type="http://schemas.openxmlformats.org/officeDocument/2006/relationships/header" Target="header7.xml"/><Relationship Id="rId54" Type="http://schemas.openxmlformats.org/officeDocument/2006/relationships/footer" Target="footer10.xml"/><Relationship Id="rId62" Type="http://schemas.openxmlformats.org/officeDocument/2006/relationships/footer" Target="footer14.xm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5.xml"/><Relationship Id="rId28" Type="http://schemas.openxmlformats.org/officeDocument/2006/relationships/image" Target="media/image9.jpeg"/><Relationship Id="rId36" Type="http://schemas.openxmlformats.org/officeDocument/2006/relationships/image" Target="media/image17.jpeg"/><Relationship Id="rId49" Type="http://schemas.openxmlformats.org/officeDocument/2006/relationships/image" Target="media/image26.jpeg"/><Relationship Id="rId57" Type="http://schemas.openxmlformats.org/officeDocument/2006/relationships/header" Target="header12.xml"/><Relationship Id="rId10" Type="http://schemas.openxmlformats.org/officeDocument/2006/relationships/footer" Target="footer1.xml"/><Relationship Id="rId31" Type="http://schemas.openxmlformats.org/officeDocument/2006/relationships/image" Target="media/image12.jpeg"/><Relationship Id="rId44" Type="http://schemas.openxmlformats.org/officeDocument/2006/relationships/footer" Target="footer8.xml"/><Relationship Id="rId52" Type="http://schemas.openxmlformats.org/officeDocument/2006/relationships/footer" Target="footer9.xml"/><Relationship Id="rId60" Type="http://schemas.openxmlformats.org/officeDocument/2006/relationships/footer" Target="footer13.xml"/><Relationship Id="rId65" Type="http://schemas.openxmlformats.org/officeDocument/2006/relationships/hyperlink" Target="https://standards.ieee.org/ieee/1016/4502/"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0.jpeg"/><Relationship Id="rId34" Type="http://schemas.openxmlformats.org/officeDocument/2006/relationships/image" Target="media/image15.jpeg"/><Relationship Id="rId50" Type="http://schemas.openxmlformats.org/officeDocument/2006/relationships/image" Target="media/image27.jpeg"/><Relationship Id="rId55"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947E6-B23B-45CB-8139-AFC62CED7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1550</TotalTime>
  <Pages>88</Pages>
  <Words>17745</Words>
  <Characters>101147</Characters>
  <Application>Microsoft Office Word</Application>
  <DocSecurity>0</DocSecurity>
  <Lines>842</Lines>
  <Paragraphs>237</Paragraphs>
  <ScaleCrop>false</ScaleCrop>
  <Company/>
  <LinksUpToDate>false</LinksUpToDate>
  <CharactersWithSpaces>118655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inam karim</dc:creator>
  <cp:keywords/>
  <dc:description/>
  <cp:lastModifiedBy>Onaiza Maqbool</cp:lastModifiedBy>
  <cp:revision>43</cp:revision>
  <cp:lastPrinted>2026-08-25T09:49:00Z</cp:lastPrinted>
  <dcterms:created xsi:type="dcterms:W3CDTF">2026-08-25T06:56:00Z</dcterms:created>
  <dcterms:modified xsi:type="dcterms:W3CDTF">2026-08-26T11:37:00Z</dcterms:modified>
</cp:coreProperties>
</file>